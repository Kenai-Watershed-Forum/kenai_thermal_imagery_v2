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F72A6" w14:textId="77777777" w:rsidR="00127880" w:rsidRDefault="00127880">
      <w:pPr>
        <w:pStyle w:val="Heading2"/>
        <w:jc w:val="center"/>
        <w:rPr>
          <w:ins w:id="0" w:author="Sue Mauger" w:date="2023-01-20T12:19:00Z"/>
        </w:rPr>
        <w:pPrChange w:id="1" w:author="Sue Mauger" w:date="2023-01-20T12:19:00Z">
          <w:pPr>
            <w:pStyle w:val="Heading2"/>
          </w:pPr>
        </w:pPrChange>
      </w:pPr>
      <w:bookmarkStart w:id="2" w:name="_GoBack"/>
      <w:bookmarkEnd w:id="2"/>
      <w:ins w:id="3" w:author="Sue Mauger" w:date="2023-01-20T12:19:00Z">
        <w:r>
          <w:t>Kenai Mountains to Sea: Using Thermal Infrared Imagery to Implement Long-Term Salmon Conservation</w:t>
        </w:r>
      </w:ins>
    </w:p>
    <w:p w14:paraId="68DA7B44" w14:textId="77777777" w:rsidR="00570E2D" w:rsidRDefault="00F854A4">
      <w:pPr>
        <w:pStyle w:val="Title"/>
        <w:rPr>
          <w:del w:id="4" w:author="Sue Mauger" w:date="2023-01-20T12:19:00Z"/>
        </w:rPr>
      </w:pPr>
      <w:del w:id="5" w:author="Sue Mauger" w:date="2023-01-20T12:19:00Z">
        <w:r>
          <w:delText>Kenai Thermal Imagery</w:delText>
        </w:r>
      </w:del>
    </w:p>
    <w:p w14:paraId="20B7DF3C" w14:textId="77777777" w:rsidR="00570E2D" w:rsidRDefault="00F854A4">
      <w:pPr>
        <w:pStyle w:val="Author"/>
      </w:pPr>
      <w:r>
        <w:t>Benjamin Meyer</w:t>
      </w:r>
    </w:p>
    <w:p w14:paraId="48FBBA1E" w14:textId="5BFE0F9D" w:rsidR="00570E2D" w:rsidRDefault="00F854A4">
      <w:pPr>
        <w:pStyle w:val="Date"/>
      </w:pPr>
      <w:r>
        <w:t>11/18/</w:t>
      </w:r>
      <w:commentRangeStart w:id="6"/>
      <w:r>
        <w:t>22</w:t>
      </w:r>
      <w:commentRangeEnd w:id="6"/>
      <w:r w:rsidR="002E4B2C">
        <w:rPr>
          <w:rStyle w:val="CommentReference"/>
        </w:rPr>
        <w:commentReference w:id="6"/>
      </w:r>
    </w:p>
    <w:sdt>
      <w:sdtPr>
        <w:rPr>
          <w:rFonts w:asciiTheme="minorHAnsi" w:eastAsiaTheme="minorHAnsi" w:hAnsiTheme="minorHAnsi" w:cstheme="minorBidi"/>
          <w:color w:val="auto"/>
          <w:sz w:val="24"/>
          <w:szCs w:val="24"/>
        </w:rPr>
        <w:id w:val="588127726"/>
        <w:docPartObj>
          <w:docPartGallery w:val="Table of Contents"/>
          <w:docPartUnique/>
        </w:docPartObj>
      </w:sdtPr>
      <w:sdtEndPr/>
      <w:sdtContent>
        <w:p w14:paraId="7C1FE903" w14:textId="77777777" w:rsidR="00570E2D" w:rsidRDefault="00F854A4">
          <w:pPr>
            <w:pStyle w:val="TOCHeading"/>
          </w:pPr>
          <w:r>
            <w:t>Table of contents</w:t>
          </w:r>
        </w:p>
        <w:p w14:paraId="6F3B094E" w14:textId="77777777" w:rsidR="00191EC8" w:rsidRDefault="00F854A4">
          <w:pPr>
            <w:pStyle w:val="TOC1"/>
            <w:tabs>
              <w:tab w:val="right" w:leader="dot" w:pos="9350"/>
            </w:tabs>
            <w:rPr>
              <w:noProof/>
            </w:rPr>
          </w:pPr>
          <w:r>
            <w:fldChar w:fldCharType="begin"/>
          </w:r>
          <w:r>
            <w:instrText>TOC \o "1-2" \h \z \u</w:instrText>
          </w:r>
          <w:r>
            <w:fldChar w:fldCharType="separate"/>
          </w:r>
          <w:hyperlink w:anchor="_Toc122537816" w:history="1">
            <w:r w:rsidR="00191EC8" w:rsidRPr="00C63A93">
              <w:rPr>
                <w:rStyle w:val="Hyperlink"/>
                <w:noProof/>
              </w:rPr>
              <w:t>Executive Summary</w:t>
            </w:r>
            <w:r w:rsidR="00191EC8">
              <w:rPr>
                <w:noProof/>
                <w:webHidden/>
              </w:rPr>
              <w:tab/>
            </w:r>
            <w:r w:rsidR="00191EC8">
              <w:rPr>
                <w:noProof/>
                <w:webHidden/>
              </w:rPr>
              <w:fldChar w:fldCharType="begin"/>
            </w:r>
            <w:r w:rsidR="00191EC8">
              <w:rPr>
                <w:noProof/>
                <w:webHidden/>
              </w:rPr>
              <w:instrText xml:space="preserve"> PAGEREF _Toc122537816 \h </w:instrText>
            </w:r>
            <w:r w:rsidR="00191EC8">
              <w:rPr>
                <w:noProof/>
                <w:webHidden/>
              </w:rPr>
            </w:r>
            <w:r w:rsidR="00191EC8">
              <w:rPr>
                <w:noProof/>
                <w:webHidden/>
              </w:rPr>
              <w:fldChar w:fldCharType="separate"/>
            </w:r>
            <w:r w:rsidR="00191EC8">
              <w:rPr>
                <w:noProof/>
                <w:webHidden/>
              </w:rPr>
              <w:t>2</w:t>
            </w:r>
            <w:r w:rsidR="00191EC8">
              <w:rPr>
                <w:noProof/>
                <w:webHidden/>
              </w:rPr>
              <w:fldChar w:fldCharType="end"/>
            </w:r>
          </w:hyperlink>
        </w:p>
        <w:p w14:paraId="46E0E0DC" w14:textId="77777777" w:rsidR="00191EC8" w:rsidRDefault="00426230">
          <w:pPr>
            <w:pStyle w:val="TOC2"/>
            <w:tabs>
              <w:tab w:val="right" w:leader="dot" w:pos="9350"/>
            </w:tabs>
            <w:rPr>
              <w:noProof/>
            </w:rPr>
          </w:pPr>
          <w:hyperlink w:anchor="_Toc122537817" w:history="1">
            <w:r w:rsidR="00191EC8" w:rsidRPr="00C63A93">
              <w:rPr>
                <w:rStyle w:val="Hyperlink"/>
                <w:noProof/>
              </w:rPr>
              <w:t>From Thermal Infrared Imagery to Conservation Actions</w:t>
            </w:r>
            <w:r w:rsidR="00191EC8">
              <w:rPr>
                <w:noProof/>
                <w:webHidden/>
              </w:rPr>
              <w:tab/>
            </w:r>
            <w:r w:rsidR="00191EC8">
              <w:rPr>
                <w:noProof/>
                <w:webHidden/>
              </w:rPr>
              <w:fldChar w:fldCharType="begin"/>
            </w:r>
            <w:r w:rsidR="00191EC8">
              <w:rPr>
                <w:noProof/>
                <w:webHidden/>
              </w:rPr>
              <w:instrText xml:space="preserve"> PAGEREF _Toc122537817 \h </w:instrText>
            </w:r>
            <w:r w:rsidR="00191EC8">
              <w:rPr>
                <w:noProof/>
                <w:webHidden/>
              </w:rPr>
            </w:r>
            <w:r w:rsidR="00191EC8">
              <w:rPr>
                <w:noProof/>
                <w:webHidden/>
              </w:rPr>
              <w:fldChar w:fldCharType="separate"/>
            </w:r>
            <w:r w:rsidR="00191EC8">
              <w:rPr>
                <w:noProof/>
                <w:webHidden/>
              </w:rPr>
              <w:t>2</w:t>
            </w:r>
            <w:r w:rsidR="00191EC8">
              <w:rPr>
                <w:noProof/>
                <w:webHidden/>
              </w:rPr>
              <w:fldChar w:fldCharType="end"/>
            </w:r>
          </w:hyperlink>
        </w:p>
        <w:p w14:paraId="3C1F2493" w14:textId="77777777" w:rsidR="00191EC8" w:rsidRDefault="00426230">
          <w:pPr>
            <w:pStyle w:val="TOC2"/>
            <w:tabs>
              <w:tab w:val="right" w:leader="dot" w:pos="9350"/>
            </w:tabs>
            <w:rPr>
              <w:noProof/>
            </w:rPr>
          </w:pPr>
          <w:hyperlink w:anchor="_Toc122537818" w:history="1">
            <w:r w:rsidR="00191EC8" w:rsidRPr="00C63A93">
              <w:rPr>
                <w:rStyle w:val="Hyperlink"/>
                <w:noProof/>
              </w:rPr>
              <w:t>The Future</w:t>
            </w:r>
            <w:r w:rsidR="00191EC8">
              <w:rPr>
                <w:noProof/>
                <w:webHidden/>
              </w:rPr>
              <w:tab/>
            </w:r>
            <w:r w:rsidR="00191EC8">
              <w:rPr>
                <w:noProof/>
                <w:webHidden/>
              </w:rPr>
              <w:fldChar w:fldCharType="begin"/>
            </w:r>
            <w:r w:rsidR="00191EC8">
              <w:rPr>
                <w:noProof/>
                <w:webHidden/>
              </w:rPr>
              <w:instrText xml:space="preserve"> PAGEREF _Toc122537818 \h </w:instrText>
            </w:r>
            <w:r w:rsidR="00191EC8">
              <w:rPr>
                <w:noProof/>
                <w:webHidden/>
              </w:rPr>
            </w:r>
            <w:r w:rsidR="00191EC8">
              <w:rPr>
                <w:noProof/>
                <w:webHidden/>
              </w:rPr>
              <w:fldChar w:fldCharType="separate"/>
            </w:r>
            <w:r w:rsidR="00191EC8">
              <w:rPr>
                <w:noProof/>
                <w:webHidden/>
              </w:rPr>
              <w:t>3</w:t>
            </w:r>
            <w:r w:rsidR="00191EC8">
              <w:rPr>
                <w:noProof/>
                <w:webHidden/>
              </w:rPr>
              <w:fldChar w:fldCharType="end"/>
            </w:r>
          </w:hyperlink>
        </w:p>
        <w:p w14:paraId="11CAEE47" w14:textId="77777777" w:rsidR="00191EC8" w:rsidRDefault="00426230">
          <w:pPr>
            <w:pStyle w:val="TOC2"/>
            <w:tabs>
              <w:tab w:val="right" w:leader="dot" w:pos="9350"/>
            </w:tabs>
            <w:rPr>
              <w:noProof/>
            </w:rPr>
          </w:pPr>
          <w:hyperlink w:anchor="_Toc122537819" w:history="1">
            <w:r w:rsidR="00191EC8" w:rsidRPr="00C63A93">
              <w:rPr>
                <w:rStyle w:val="Hyperlink"/>
                <w:noProof/>
              </w:rPr>
              <w:t>Next Steps</w:t>
            </w:r>
            <w:r w:rsidR="00191EC8">
              <w:rPr>
                <w:noProof/>
                <w:webHidden/>
              </w:rPr>
              <w:tab/>
            </w:r>
            <w:r w:rsidR="00191EC8">
              <w:rPr>
                <w:noProof/>
                <w:webHidden/>
              </w:rPr>
              <w:fldChar w:fldCharType="begin"/>
            </w:r>
            <w:r w:rsidR="00191EC8">
              <w:rPr>
                <w:noProof/>
                <w:webHidden/>
              </w:rPr>
              <w:instrText xml:space="preserve"> PAGEREF _Toc122537819 \h </w:instrText>
            </w:r>
            <w:r w:rsidR="00191EC8">
              <w:rPr>
                <w:noProof/>
                <w:webHidden/>
              </w:rPr>
            </w:r>
            <w:r w:rsidR="00191EC8">
              <w:rPr>
                <w:noProof/>
                <w:webHidden/>
              </w:rPr>
              <w:fldChar w:fldCharType="separate"/>
            </w:r>
            <w:r w:rsidR="00191EC8">
              <w:rPr>
                <w:noProof/>
                <w:webHidden/>
              </w:rPr>
              <w:t>4</w:t>
            </w:r>
            <w:r w:rsidR="00191EC8">
              <w:rPr>
                <w:noProof/>
                <w:webHidden/>
              </w:rPr>
              <w:fldChar w:fldCharType="end"/>
            </w:r>
          </w:hyperlink>
        </w:p>
        <w:p w14:paraId="3123C939" w14:textId="77777777" w:rsidR="00191EC8" w:rsidRDefault="00426230">
          <w:pPr>
            <w:pStyle w:val="TOC1"/>
            <w:tabs>
              <w:tab w:val="right" w:leader="dot" w:pos="9350"/>
            </w:tabs>
            <w:rPr>
              <w:noProof/>
            </w:rPr>
          </w:pPr>
          <w:hyperlink w:anchor="_Toc122537820" w:history="1">
            <w:r w:rsidR="00191EC8" w:rsidRPr="00C63A93">
              <w:rPr>
                <w:rStyle w:val="Hyperlink"/>
                <w:noProof/>
              </w:rPr>
              <w:t>1. Introduction</w:t>
            </w:r>
            <w:r w:rsidR="00191EC8">
              <w:rPr>
                <w:noProof/>
                <w:webHidden/>
              </w:rPr>
              <w:tab/>
            </w:r>
            <w:r w:rsidR="00191EC8">
              <w:rPr>
                <w:noProof/>
                <w:webHidden/>
              </w:rPr>
              <w:fldChar w:fldCharType="begin"/>
            </w:r>
            <w:r w:rsidR="00191EC8">
              <w:rPr>
                <w:noProof/>
                <w:webHidden/>
              </w:rPr>
              <w:instrText xml:space="preserve"> PAGEREF _Toc122537820 \h </w:instrText>
            </w:r>
            <w:r w:rsidR="00191EC8">
              <w:rPr>
                <w:noProof/>
                <w:webHidden/>
              </w:rPr>
            </w:r>
            <w:r w:rsidR="00191EC8">
              <w:rPr>
                <w:noProof/>
                <w:webHidden/>
              </w:rPr>
              <w:fldChar w:fldCharType="separate"/>
            </w:r>
            <w:r w:rsidR="00191EC8">
              <w:rPr>
                <w:noProof/>
                <w:webHidden/>
              </w:rPr>
              <w:t>5</w:t>
            </w:r>
            <w:r w:rsidR="00191EC8">
              <w:rPr>
                <w:noProof/>
                <w:webHidden/>
              </w:rPr>
              <w:fldChar w:fldCharType="end"/>
            </w:r>
          </w:hyperlink>
        </w:p>
        <w:p w14:paraId="44EB68B9" w14:textId="77777777" w:rsidR="00191EC8" w:rsidRDefault="00426230">
          <w:pPr>
            <w:pStyle w:val="TOC1"/>
            <w:tabs>
              <w:tab w:val="right" w:leader="dot" w:pos="9350"/>
            </w:tabs>
            <w:rPr>
              <w:noProof/>
            </w:rPr>
          </w:pPr>
          <w:hyperlink w:anchor="_Toc122537821" w:history="1">
            <w:r w:rsidR="00191EC8" w:rsidRPr="00C63A93">
              <w:rPr>
                <w:rStyle w:val="Hyperlink"/>
                <w:noProof/>
              </w:rPr>
              <w:t>2. Project Map</w:t>
            </w:r>
            <w:r w:rsidR="00191EC8">
              <w:rPr>
                <w:noProof/>
                <w:webHidden/>
              </w:rPr>
              <w:tab/>
            </w:r>
            <w:r w:rsidR="00191EC8">
              <w:rPr>
                <w:noProof/>
                <w:webHidden/>
              </w:rPr>
              <w:fldChar w:fldCharType="begin"/>
            </w:r>
            <w:r w:rsidR="00191EC8">
              <w:rPr>
                <w:noProof/>
                <w:webHidden/>
              </w:rPr>
              <w:instrText xml:space="preserve"> PAGEREF _Toc122537821 \h </w:instrText>
            </w:r>
            <w:r w:rsidR="00191EC8">
              <w:rPr>
                <w:noProof/>
                <w:webHidden/>
              </w:rPr>
            </w:r>
            <w:r w:rsidR="00191EC8">
              <w:rPr>
                <w:noProof/>
                <w:webHidden/>
              </w:rPr>
              <w:fldChar w:fldCharType="separate"/>
            </w:r>
            <w:r w:rsidR="00191EC8">
              <w:rPr>
                <w:noProof/>
                <w:webHidden/>
              </w:rPr>
              <w:t>6</w:t>
            </w:r>
            <w:r w:rsidR="00191EC8">
              <w:rPr>
                <w:noProof/>
                <w:webHidden/>
              </w:rPr>
              <w:fldChar w:fldCharType="end"/>
            </w:r>
          </w:hyperlink>
        </w:p>
        <w:p w14:paraId="161D52F5" w14:textId="77777777" w:rsidR="00191EC8" w:rsidRDefault="00426230">
          <w:pPr>
            <w:pStyle w:val="TOC1"/>
            <w:tabs>
              <w:tab w:val="right" w:leader="dot" w:pos="9350"/>
            </w:tabs>
            <w:rPr>
              <w:noProof/>
            </w:rPr>
          </w:pPr>
          <w:hyperlink w:anchor="_Toc122537822" w:history="1">
            <w:r w:rsidR="00191EC8" w:rsidRPr="00C63A93">
              <w:rPr>
                <w:rStyle w:val="Hyperlink"/>
                <w:noProof/>
              </w:rPr>
              <w:t>3. Thermal Imagery Data</w:t>
            </w:r>
            <w:r w:rsidR="00191EC8">
              <w:rPr>
                <w:noProof/>
                <w:webHidden/>
              </w:rPr>
              <w:tab/>
            </w:r>
            <w:r w:rsidR="00191EC8">
              <w:rPr>
                <w:noProof/>
                <w:webHidden/>
              </w:rPr>
              <w:fldChar w:fldCharType="begin"/>
            </w:r>
            <w:r w:rsidR="00191EC8">
              <w:rPr>
                <w:noProof/>
                <w:webHidden/>
              </w:rPr>
              <w:instrText xml:space="preserve"> PAGEREF _Toc122537822 \h </w:instrText>
            </w:r>
            <w:r w:rsidR="00191EC8">
              <w:rPr>
                <w:noProof/>
                <w:webHidden/>
              </w:rPr>
            </w:r>
            <w:r w:rsidR="00191EC8">
              <w:rPr>
                <w:noProof/>
                <w:webHidden/>
              </w:rPr>
              <w:fldChar w:fldCharType="separate"/>
            </w:r>
            <w:r w:rsidR="00191EC8">
              <w:rPr>
                <w:noProof/>
                <w:webHidden/>
              </w:rPr>
              <w:t>7</w:t>
            </w:r>
            <w:r w:rsidR="00191EC8">
              <w:rPr>
                <w:noProof/>
                <w:webHidden/>
              </w:rPr>
              <w:fldChar w:fldCharType="end"/>
            </w:r>
          </w:hyperlink>
        </w:p>
        <w:p w14:paraId="7E043AFF" w14:textId="77777777" w:rsidR="00191EC8" w:rsidRDefault="00426230">
          <w:pPr>
            <w:pStyle w:val="TOC2"/>
            <w:tabs>
              <w:tab w:val="right" w:leader="dot" w:pos="9350"/>
            </w:tabs>
            <w:rPr>
              <w:noProof/>
            </w:rPr>
          </w:pPr>
          <w:hyperlink w:anchor="_Toc122537823" w:history="1">
            <w:r w:rsidR="00191EC8" w:rsidRPr="00C63A93">
              <w:rPr>
                <w:rStyle w:val="Hyperlink"/>
                <w:noProof/>
              </w:rPr>
              <w:t>3.1 Parcel data summary</w:t>
            </w:r>
            <w:r w:rsidR="00191EC8">
              <w:rPr>
                <w:noProof/>
                <w:webHidden/>
              </w:rPr>
              <w:tab/>
            </w:r>
            <w:r w:rsidR="00191EC8">
              <w:rPr>
                <w:noProof/>
                <w:webHidden/>
              </w:rPr>
              <w:fldChar w:fldCharType="begin"/>
            </w:r>
            <w:r w:rsidR="00191EC8">
              <w:rPr>
                <w:noProof/>
                <w:webHidden/>
              </w:rPr>
              <w:instrText xml:space="preserve"> PAGEREF _Toc122537823 \h </w:instrText>
            </w:r>
            <w:r w:rsidR="00191EC8">
              <w:rPr>
                <w:noProof/>
                <w:webHidden/>
              </w:rPr>
            </w:r>
            <w:r w:rsidR="00191EC8">
              <w:rPr>
                <w:noProof/>
                <w:webHidden/>
              </w:rPr>
              <w:fldChar w:fldCharType="separate"/>
            </w:r>
            <w:r w:rsidR="00191EC8">
              <w:rPr>
                <w:noProof/>
                <w:webHidden/>
              </w:rPr>
              <w:t>7</w:t>
            </w:r>
            <w:r w:rsidR="00191EC8">
              <w:rPr>
                <w:noProof/>
                <w:webHidden/>
              </w:rPr>
              <w:fldChar w:fldCharType="end"/>
            </w:r>
          </w:hyperlink>
        </w:p>
        <w:p w14:paraId="0358391C" w14:textId="77777777" w:rsidR="00191EC8" w:rsidRDefault="00426230">
          <w:pPr>
            <w:pStyle w:val="TOC2"/>
            <w:tabs>
              <w:tab w:val="right" w:leader="dot" w:pos="9350"/>
            </w:tabs>
            <w:rPr>
              <w:noProof/>
            </w:rPr>
          </w:pPr>
          <w:hyperlink w:anchor="_Toc122537824" w:history="1">
            <w:r w:rsidR="00191EC8" w:rsidRPr="00C63A93">
              <w:rPr>
                <w:rStyle w:val="Hyperlink"/>
                <w:noProof/>
              </w:rPr>
              <w:t>3.2 Ground truth data</w:t>
            </w:r>
            <w:r w:rsidR="00191EC8">
              <w:rPr>
                <w:noProof/>
                <w:webHidden/>
              </w:rPr>
              <w:tab/>
            </w:r>
            <w:r w:rsidR="00191EC8">
              <w:rPr>
                <w:noProof/>
                <w:webHidden/>
              </w:rPr>
              <w:fldChar w:fldCharType="begin"/>
            </w:r>
            <w:r w:rsidR="00191EC8">
              <w:rPr>
                <w:noProof/>
                <w:webHidden/>
              </w:rPr>
              <w:instrText xml:space="preserve"> PAGEREF _Toc122537824 \h </w:instrText>
            </w:r>
            <w:r w:rsidR="00191EC8">
              <w:rPr>
                <w:noProof/>
                <w:webHidden/>
              </w:rPr>
            </w:r>
            <w:r w:rsidR="00191EC8">
              <w:rPr>
                <w:noProof/>
                <w:webHidden/>
              </w:rPr>
              <w:fldChar w:fldCharType="separate"/>
            </w:r>
            <w:r w:rsidR="00191EC8">
              <w:rPr>
                <w:noProof/>
                <w:webHidden/>
              </w:rPr>
              <w:t>8</w:t>
            </w:r>
            <w:r w:rsidR="00191EC8">
              <w:rPr>
                <w:noProof/>
                <w:webHidden/>
              </w:rPr>
              <w:fldChar w:fldCharType="end"/>
            </w:r>
          </w:hyperlink>
        </w:p>
        <w:p w14:paraId="6A938D02" w14:textId="77777777" w:rsidR="00191EC8" w:rsidRDefault="00426230">
          <w:pPr>
            <w:pStyle w:val="TOC2"/>
            <w:tabs>
              <w:tab w:val="right" w:leader="dot" w:pos="9350"/>
            </w:tabs>
            <w:rPr>
              <w:noProof/>
            </w:rPr>
          </w:pPr>
          <w:hyperlink w:anchor="_Toc122537825" w:history="1">
            <w:r w:rsidR="00191EC8" w:rsidRPr="00C63A93">
              <w:rPr>
                <w:rStyle w:val="Hyperlink"/>
                <w:noProof/>
              </w:rPr>
              <w:t>3.3 Collaborative Assessment</w:t>
            </w:r>
            <w:r w:rsidR="00191EC8">
              <w:rPr>
                <w:noProof/>
                <w:webHidden/>
              </w:rPr>
              <w:tab/>
            </w:r>
            <w:r w:rsidR="00191EC8">
              <w:rPr>
                <w:noProof/>
                <w:webHidden/>
              </w:rPr>
              <w:fldChar w:fldCharType="begin"/>
            </w:r>
            <w:r w:rsidR="00191EC8">
              <w:rPr>
                <w:noProof/>
                <w:webHidden/>
              </w:rPr>
              <w:instrText xml:space="preserve"> PAGEREF _Toc122537825 \h </w:instrText>
            </w:r>
            <w:r w:rsidR="00191EC8">
              <w:rPr>
                <w:noProof/>
                <w:webHidden/>
              </w:rPr>
            </w:r>
            <w:r w:rsidR="00191EC8">
              <w:rPr>
                <w:noProof/>
                <w:webHidden/>
              </w:rPr>
              <w:fldChar w:fldCharType="separate"/>
            </w:r>
            <w:r w:rsidR="00191EC8">
              <w:rPr>
                <w:noProof/>
                <w:webHidden/>
              </w:rPr>
              <w:t>12</w:t>
            </w:r>
            <w:r w:rsidR="00191EC8">
              <w:rPr>
                <w:noProof/>
                <w:webHidden/>
              </w:rPr>
              <w:fldChar w:fldCharType="end"/>
            </w:r>
          </w:hyperlink>
        </w:p>
        <w:p w14:paraId="39957B84" w14:textId="77777777" w:rsidR="00191EC8" w:rsidRDefault="00426230">
          <w:pPr>
            <w:pStyle w:val="TOC1"/>
            <w:tabs>
              <w:tab w:val="right" w:leader="dot" w:pos="9350"/>
            </w:tabs>
            <w:rPr>
              <w:noProof/>
            </w:rPr>
          </w:pPr>
          <w:hyperlink w:anchor="_Toc122537826" w:history="1">
            <w:r w:rsidR="00191EC8" w:rsidRPr="00C63A93">
              <w:rPr>
                <w:rStyle w:val="Hyperlink"/>
                <w:noProof/>
              </w:rPr>
              <w:t>4. Water Temperature Loggers</w:t>
            </w:r>
            <w:r w:rsidR="00191EC8">
              <w:rPr>
                <w:noProof/>
                <w:webHidden/>
              </w:rPr>
              <w:tab/>
            </w:r>
            <w:r w:rsidR="00191EC8">
              <w:rPr>
                <w:noProof/>
                <w:webHidden/>
              </w:rPr>
              <w:fldChar w:fldCharType="begin"/>
            </w:r>
            <w:r w:rsidR="00191EC8">
              <w:rPr>
                <w:noProof/>
                <w:webHidden/>
              </w:rPr>
              <w:instrText xml:space="preserve"> PAGEREF _Toc122537826 \h </w:instrText>
            </w:r>
            <w:r w:rsidR="00191EC8">
              <w:rPr>
                <w:noProof/>
                <w:webHidden/>
              </w:rPr>
            </w:r>
            <w:r w:rsidR="00191EC8">
              <w:rPr>
                <w:noProof/>
                <w:webHidden/>
              </w:rPr>
              <w:fldChar w:fldCharType="separate"/>
            </w:r>
            <w:r w:rsidR="00191EC8">
              <w:rPr>
                <w:noProof/>
                <w:webHidden/>
              </w:rPr>
              <w:t>13</w:t>
            </w:r>
            <w:r w:rsidR="00191EC8">
              <w:rPr>
                <w:noProof/>
                <w:webHidden/>
              </w:rPr>
              <w:fldChar w:fldCharType="end"/>
            </w:r>
          </w:hyperlink>
        </w:p>
        <w:p w14:paraId="36B03F1C" w14:textId="77777777" w:rsidR="00191EC8" w:rsidRDefault="00426230">
          <w:pPr>
            <w:pStyle w:val="TOC2"/>
            <w:tabs>
              <w:tab w:val="right" w:leader="dot" w:pos="9350"/>
            </w:tabs>
            <w:rPr>
              <w:noProof/>
            </w:rPr>
          </w:pPr>
          <w:hyperlink w:anchor="_Toc122537827" w:history="1">
            <w:r w:rsidR="00191EC8" w:rsidRPr="00C63A93">
              <w:rPr>
                <w:rStyle w:val="Hyperlink"/>
                <w:noProof/>
              </w:rPr>
              <w:t>4.1 Locations</w:t>
            </w:r>
            <w:r w:rsidR="00191EC8">
              <w:rPr>
                <w:noProof/>
                <w:webHidden/>
              </w:rPr>
              <w:tab/>
            </w:r>
            <w:r w:rsidR="00191EC8">
              <w:rPr>
                <w:noProof/>
                <w:webHidden/>
              </w:rPr>
              <w:fldChar w:fldCharType="begin"/>
            </w:r>
            <w:r w:rsidR="00191EC8">
              <w:rPr>
                <w:noProof/>
                <w:webHidden/>
              </w:rPr>
              <w:instrText xml:space="preserve"> PAGEREF _Toc122537827 \h </w:instrText>
            </w:r>
            <w:r w:rsidR="00191EC8">
              <w:rPr>
                <w:noProof/>
                <w:webHidden/>
              </w:rPr>
            </w:r>
            <w:r w:rsidR="00191EC8">
              <w:rPr>
                <w:noProof/>
                <w:webHidden/>
              </w:rPr>
              <w:fldChar w:fldCharType="separate"/>
            </w:r>
            <w:r w:rsidR="00191EC8">
              <w:rPr>
                <w:noProof/>
                <w:webHidden/>
              </w:rPr>
              <w:t>13</w:t>
            </w:r>
            <w:r w:rsidR="00191EC8">
              <w:rPr>
                <w:noProof/>
                <w:webHidden/>
              </w:rPr>
              <w:fldChar w:fldCharType="end"/>
            </w:r>
          </w:hyperlink>
        </w:p>
        <w:p w14:paraId="2271EBF1" w14:textId="77777777" w:rsidR="00191EC8" w:rsidRDefault="00426230">
          <w:pPr>
            <w:pStyle w:val="TOC2"/>
            <w:tabs>
              <w:tab w:val="right" w:leader="dot" w:pos="9350"/>
            </w:tabs>
            <w:rPr>
              <w:noProof/>
            </w:rPr>
          </w:pPr>
          <w:hyperlink w:anchor="_Toc122537828" w:history="1">
            <w:r w:rsidR="00191EC8" w:rsidRPr="00C63A93">
              <w:rPr>
                <w:rStyle w:val="Hyperlink"/>
                <w:noProof/>
              </w:rPr>
              <w:t>4.2 Additional Data Preparation</w:t>
            </w:r>
            <w:r w:rsidR="00191EC8">
              <w:rPr>
                <w:noProof/>
                <w:webHidden/>
              </w:rPr>
              <w:tab/>
            </w:r>
            <w:r w:rsidR="00191EC8">
              <w:rPr>
                <w:noProof/>
                <w:webHidden/>
              </w:rPr>
              <w:fldChar w:fldCharType="begin"/>
            </w:r>
            <w:r w:rsidR="00191EC8">
              <w:rPr>
                <w:noProof/>
                <w:webHidden/>
              </w:rPr>
              <w:instrText xml:space="preserve"> PAGEREF _Toc122537828 \h </w:instrText>
            </w:r>
            <w:r w:rsidR="00191EC8">
              <w:rPr>
                <w:noProof/>
                <w:webHidden/>
              </w:rPr>
            </w:r>
            <w:r w:rsidR="00191EC8">
              <w:rPr>
                <w:noProof/>
                <w:webHidden/>
              </w:rPr>
              <w:fldChar w:fldCharType="separate"/>
            </w:r>
            <w:r w:rsidR="00191EC8">
              <w:rPr>
                <w:noProof/>
                <w:webHidden/>
              </w:rPr>
              <w:t>14</w:t>
            </w:r>
            <w:r w:rsidR="00191EC8">
              <w:rPr>
                <w:noProof/>
                <w:webHidden/>
              </w:rPr>
              <w:fldChar w:fldCharType="end"/>
            </w:r>
          </w:hyperlink>
        </w:p>
        <w:p w14:paraId="07753D11" w14:textId="77777777" w:rsidR="00191EC8" w:rsidRDefault="00426230">
          <w:pPr>
            <w:pStyle w:val="TOC1"/>
            <w:tabs>
              <w:tab w:val="right" w:leader="dot" w:pos="9350"/>
            </w:tabs>
            <w:rPr>
              <w:noProof/>
            </w:rPr>
          </w:pPr>
          <w:hyperlink w:anchor="_Toc122537829" w:history="1">
            <w:r w:rsidR="00191EC8" w:rsidRPr="00C63A93">
              <w:rPr>
                <w:rStyle w:val="Hyperlink"/>
                <w:noProof/>
              </w:rPr>
              <w:t>5. Applications</w:t>
            </w:r>
            <w:r w:rsidR="00191EC8">
              <w:rPr>
                <w:noProof/>
                <w:webHidden/>
              </w:rPr>
              <w:tab/>
            </w:r>
            <w:r w:rsidR="00191EC8">
              <w:rPr>
                <w:noProof/>
                <w:webHidden/>
              </w:rPr>
              <w:fldChar w:fldCharType="begin"/>
            </w:r>
            <w:r w:rsidR="00191EC8">
              <w:rPr>
                <w:noProof/>
                <w:webHidden/>
              </w:rPr>
              <w:instrText xml:space="preserve"> PAGEREF _Toc122537829 \h </w:instrText>
            </w:r>
            <w:r w:rsidR="00191EC8">
              <w:rPr>
                <w:noProof/>
                <w:webHidden/>
              </w:rPr>
            </w:r>
            <w:r w:rsidR="00191EC8">
              <w:rPr>
                <w:noProof/>
                <w:webHidden/>
              </w:rPr>
              <w:fldChar w:fldCharType="separate"/>
            </w:r>
            <w:r w:rsidR="00191EC8">
              <w:rPr>
                <w:noProof/>
                <w:webHidden/>
              </w:rPr>
              <w:t>15</w:t>
            </w:r>
            <w:r w:rsidR="00191EC8">
              <w:rPr>
                <w:noProof/>
                <w:webHidden/>
              </w:rPr>
              <w:fldChar w:fldCharType="end"/>
            </w:r>
          </w:hyperlink>
        </w:p>
        <w:p w14:paraId="37B477B7" w14:textId="77777777" w:rsidR="00191EC8" w:rsidRDefault="00426230">
          <w:pPr>
            <w:pStyle w:val="TOC2"/>
            <w:tabs>
              <w:tab w:val="right" w:leader="dot" w:pos="9350"/>
            </w:tabs>
            <w:rPr>
              <w:noProof/>
            </w:rPr>
          </w:pPr>
          <w:hyperlink w:anchor="_Toc122537830" w:history="1">
            <w:r w:rsidR="00191EC8" w:rsidRPr="00C63A93">
              <w:rPr>
                <w:rStyle w:val="Hyperlink"/>
                <w:noProof/>
              </w:rPr>
              <w:t>5.1 Landowner Outreach</w:t>
            </w:r>
            <w:r w:rsidR="00191EC8">
              <w:rPr>
                <w:noProof/>
                <w:webHidden/>
              </w:rPr>
              <w:tab/>
            </w:r>
            <w:r w:rsidR="00191EC8">
              <w:rPr>
                <w:noProof/>
                <w:webHidden/>
              </w:rPr>
              <w:fldChar w:fldCharType="begin"/>
            </w:r>
            <w:r w:rsidR="00191EC8">
              <w:rPr>
                <w:noProof/>
                <w:webHidden/>
              </w:rPr>
              <w:instrText xml:space="preserve"> PAGEREF _Toc122537830 \h </w:instrText>
            </w:r>
            <w:r w:rsidR="00191EC8">
              <w:rPr>
                <w:noProof/>
                <w:webHidden/>
              </w:rPr>
            </w:r>
            <w:r w:rsidR="00191EC8">
              <w:rPr>
                <w:noProof/>
                <w:webHidden/>
              </w:rPr>
              <w:fldChar w:fldCharType="separate"/>
            </w:r>
            <w:r w:rsidR="00191EC8">
              <w:rPr>
                <w:noProof/>
                <w:webHidden/>
              </w:rPr>
              <w:t>15</w:t>
            </w:r>
            <w:r w:rsidR="00191EC8">
              <w:rPr>
                <w:noProof/>
                <w:webHidden/>
              </w:rPr>
              <w:fldChar w:fldCharType="end"/>
            </w:r>
          </w:hyperlink>
        </w:p>
        <w:p w14:paraId="21616659" w14:textId="77777777" w:rsidR="00191EC8" w:rsidRDefault="00426230">
          <w:pPr>
            <w:pStyle w:val="TOC1"/>
            <w:tabs>
              <w:tab w:val="right" w:leader="dot" w:pos="9350"/>
            </w:tabs>
            <w:rPr>
              <w:noProof/>
            </w:rPr>
          </w:pPr>
          <w:hyperlink w:anchor="_Toc122537831" w:history="1">
            <w:r w:rsidR="00191EC8" w:rsidRPr="00C63A93">
              <w:rPr>
                <w:rStyle w:val="Hyperlink"/>
                <w:noProof/>
              </w:rPr>
              <w:t>6. Summary</w:t>
            </w:r>
            <w:r w:rsidR="00191EC8">
              <w:rPr>
                <w:noProof/>
                <w:webHidden/>
              </w:rPr>
              <w:tab/>
            </w:r>
            <w:r w:rsidR="00191EC8">
              <w:rPr>
                <w:noProof/>
                <w:webHidden/>
              </w:rPr>
              <w:fldChar w:fldCharType="begin"/>
            </w:r>
            <w:r w:rsidR="00191EC8">
              <w:rPr>
                <w:noProof/>
                <w:webHidden/>
              </w:rPr>
              <w:instrText xml:space="preserve"> PAGEREF _Toc122537831 \h </w:instrText>
            </w:r>
            <w:r w:rsidR="00191EC8">
              <w:rPr>
                <w:noProof/>
                <w:webHidden/>
              </w:rPr>
            </w:r>
            <w:r w:rsidR="00191EC8">
              <w:rPr>
                <w:noProof/>
                <w:webHidden/>
              </w:rPr>
              <w:fldChar w:fldCharType="separate"/>
            </w:r>
            <w:r w:rsidR="00191EC8">
              <w:rPr>
                <w:noProof/>
                <w:webHidden/>
              </w:rPr>
              <w:t>17</w:t>
            </w:r>
            <w:r w:rsidR="00191EC8">
              <w:rPr>
                <w:noProof/>
                <w:webHidden/>
              </w:rPr>
              <w:fldChar w:fldCharType="end"/>
            </w:r>
          </w:hyperlink>
        </w:p>
        <w:p w14:paraId="30A02705" w14:textId="77777777" w:rsidR="00191EC8" w:rsidRDefault="00426230">
          <w:pPr>
            <w:pStyle w:val="TOC2"/>
            <w:tabs>
              <w:tab w:val="right" w:leader="dot" w:pos="9350"/>
            </w:tabs>
            <w:rPr>
              <w:noProof/>
            </w:rPr>
          </w:pPr>
          <w:hyperlink w:anchor="_Toc122537832" w:history="1">
            <w:r w:rsidR="00191EC8" w:rsidRPr="00C63A93">
              <w:rPr>
                <w:rStyle w:val="Hyperlink"/>
                <w:noProof/>
              </w:rPr>
              <w:t>6.1 General Recommendations by Stream Corridor</w:t>
            </w:r>
            <w:r w:rsidR="00191EC8">
              <w:rPr>
                <w:noProof/>
                <w:webHidden/>
              </w:rPr>
              <w:tab/>
            </w:r>
            <w:r w:rsidR="00191EC8">
              <w:rPr>
                <w:noProof/>
                <w:webHidden/>
              </w:rPr>
              <w:fldChar w:fldCharType="begin"/>
            </w:r>
            <w:r w:rsidR="00191EC8">
              <w:rPr>
                <w:noProof/>
                <w:webHidden/>
              </w:rPr>
              <w:instrText xml:space="preserve"> PAGEREF _Toc122537832 \h </w:instrText>
            </w:r>
            <w:r w:rsidR="00191EC8">
              <w:rPr>
                <w:noProof/>
                <w:webHidden/>
              </w:rPr>
            </w:r>
            <w:r w:rsidR="00191EC8">
              <w:rPr>
                <w:noProof/>
                <w:webHidden/>
              </w:rPr>
              <w:fldChar w:fldCharType="separate"/>
            </w:r>
            <w:r w:rsidR="00191EC8">
              <w:rPr>
                <w:noProof/>
                <w:webHidden/>
              </w:rPr>
              <w:t>17</w:t>
            </w:r>
            <w:r w:rsidR="00191EC8">
              <w:rPr>
                <w:noProof/>
                <w:webHidden/>
              </w:rPr>
              <w:fldChar w:fldCharType="end"/>
            </w:r>
          </w:hyperlink>
        </w:p>
        <w:p w14:paraId="0B05B79F" w14:textId="77777777" w:rsidR="00191EC8" w:rsidRDefault="00426230">
          <w:pPr>
            <w:pStyle w:val="TOC1"/>
            <w:tabs>
              <w:tab w:val="right" w:leader="dot" w:pos="9350"/>
            </w:tabs>
            <w:rPr>
              <w:noProof/>
            </w:rPr>
          </w:pPr>
          <w:hyperlink w:anchor="_Toc122537833" w:history="1">
            <w:r w:rsidR="00191EC8" w:rsidRPr="00C63A93">
              <w:rPr>
                <w:rStyle w:val="Hyperlink"/>
                <w:noProof/>
              </w:rPr>
              <w:t>References</w:t>
            </w:r>
            <w:r w:rsidR="00191EC8">
              <w:rPr>
                <w:noProof/>
                <w:webHidden/>
              </w:rPr>
              <w:tab/>
            </w:r>
            <w:r w:rsidR="00191EC8">
              <w:rPr>
                <w:noProof/>
                <w:webHidden/>
              </w:rPr>
              <w:fldChar w:fldCharType="begin"/>
            </w:r>
            <w:r w:rsidR="00191EC8">
              <w:rPr>
                <w:noProof/>
                <w:webHidden/>
              </w:rPr>
              <w:instrText xml:space="preserve"> PAGEREF _Toc122537833 \h </w:instrText>
            </w:r>
            <w:r w:rsidR="00191EC8">
              <w:rPr>
                <w:noProof/>
                <w:webHidden/>
              </w:rPr>
            </w:r>
            <w:r w:rsidR="00191EC8">
              <w:rPr>
                <w:noProof/>
                <w:webHidden/>
              </w:rPr>
              <w:fldChar w:fldCharType="separate"/>
            </w:r>
            <w:r w:rsidR="00191EC8">
              <w:rPr>
                <w:noProof/>
                <w:webHidden/>
              </w:rPr>
              <w:t>18</w:t>
            </w:r>
            <w:r w:rsidR="00191EC8">
              <w:rPr>
                <w:noProof/>
                <w:webHidden/>
              </w:rPr>
              <w:fldChar w:fldCharType="end"/>
            </w:r>
          </w:hyperlink>
        </w:p>
        <w:p w14:paraId="75620934" w14:textId="77777777" w:rsidR="00191EC8" w:rsidRDefault="00426230">
          <w:pPr>
            <w:pStyle w:val="TOC1"/>
            <w:tabs>
              <w:tab w:val="right" w:leader="dot" w:pos="9350"/>
            </w:tabs>
            <w:rPr>
              <w:noProof/>
            </w:rPr>
          </w:pPr>
          <w:hyperlink w:anchor="_Toc122537834" w:history="1">
            <w:r w:rsidR="00191EC8" w:rsidRPr="00C63A93">
              <w:rPr>
                <w:rStyle w:val="Hyperlink"/>
                <w:noProof/>
              </w:rPr>
              <w:t>Appendix A — Temperature Logger Data Preparation</w:t>
            </w:r>
            <w:r w:rsidR="00191EC8">
              <w:rPr>
                <w:noProof/>
                <w:webHidden/>
              </w:rPr>
              <w:tab/>
            </w:r>
            <w:r w:rsidR="00191EC8">
              <w:rPr>
                <w:noProof/>
                <w:webHidden/>
              </w:rPr>
              <w:fldChar w:fldCharType="begin"/>
            </w:r>
            <w:r w:rsidR="00191EC8">
              <w:rPr>
                <w:noProof/>
                <w:webHidden/>
              </w:rPr>
              <w:instrText xml:space="preserve"> PAGEREF _Toc122537834 \h </w:instrText>
            </w:r>
            <w:r w:rsidR="00191EC8">
              <w:rPr>
                <w:noProof/>
                <w:webHidden/>
              </w:rPr>
            </w:r>
            <w:r w:rsidR="00191EC8">
              <w:rPr>
                <w:noProof/>
                <w:webHidden/>
              </w:rPr>
              <w:fldChar w:fldCharType="separate"/>
            </w:r>
            <w:r w:rsidR="00191EC8">
              <w:rPr>
                <w:noProof/>
                <w:webHidden/>
              </w:rPr>
              <w:t>19</w:t>
            </w:r>
            <w:r w:rsidR="00191EC8">
              <w:rPr>
                <w:noProof/>
                <w:webHidden/>
              </w:rPr>
              <w:fldChar w:fldCharType="end"/>
            </w:r>
          </w:hyperlink>
        </w:p>
        <w:p w14:paraId="4D0803CE" w14:textId="77777777" w:rsidR="00191EC8" w:rsidRDefault="00426230">
          <w:pPr>
            <w:pStyle w:val="TOC2"/>
            <w:tabs>
              <w:tab w:val="right" w:leader="dot" w:pos="9350"/>
            </w:tabs>
            <w:rPr>
              <w:noProof/>
            </w:rPr>
          </w:pPr>
          <w:hyperlink w:anchor="_Toc122537835" w:history="1">
            <w:r w:rsidR="00191EC8" w:rsidRPr="00C63A93">
              <w:rPr>
                <w:rStyle w:val="Hyperlink"/>
                <w:noProof/>
              </w:rPr>
              <w:t>A.1 Water Temperature Logger Data QA/QC</w:t>
            </w:r>
            <w:r w:rsidR="00191EC8">
              <w:rPr>
                <w:noProof/>
                <w:webHidden/>
              </w:rPr>
              <w:tab/>
            </w:r>
            <w:r w:rsidR="00191EC8">
              <w:rPr>
                <w:noProof/>
                <w:webHidden/>
              </w:rPr>
              <w:fldChar w:fldCharType="begin"/>
            </w:r>
            <w:r w:rsidR="00191EC8">
              <w:rPr>
                <w:noProof/>
                <w:webHidden/>
              </w:rPr>
              <w:instrText xml:space="preserve"> PAGEREF _Toc122537835 \h </w:instrText>
            </w:r>
            <w:r w:rsidR="00191EC8">
              <w:rPr>
                <w:noProof/>
                <w:webHidden/>
              </w:rPr>
            </w:r>
            <w:r w:rsidR="00191EC8">
              <w:rPr>
                <w:noProof/>
                <w:webHidden/>
              </w:rPr>
              <w:fldChar w:fldCharType="separate"/>
            </w:r>
            <w:r w:rsidR="00191EC8">
              <w:rPr>
                <w:noProof/>
                <w:webHidden/>
              </w:rPr>
              <w:t>19</w:t>
            </w:r>
            <w:r w:rsidR="00191EC8">
              <w:rPr>
                <w:noProof/>
                <w:webHidden/>
              </w:rPr>
              <w:fldChar w:fldCharType="end"/>
            </w:r>
          </w:hyperlink>
        </w:p>
        <w:p w14:paraId="4786CFAD" w14:textId="77777777" w:rsidR="00570E2D" w:rsidRDefault="00F854A4">
          <w:r>
            <w:fldChar w:fldCharType="end"/>
          </w:r>
        </w:p>
      </w:sdtContent>
    </w:sdt>
    <w:p w14:paraId="19D9F186" w14:textId="77777777" w:rsidR="00570E2D" w:rsidRDefault="00F854A4">
      <w:pPr>
        <w:pStyle w:val="Heading1"/>
      </w:pPr>
      <w:bookmarkStart w:id="7" w:name="_Toc122537816"/>
      <w:bookmarkStart w:id="8" w:name="executive-summary"/>
      <w:r>
        <w:lastRenderedPageBreak/>
        <w:t>Executive Summary</w:t>
      </w:r>
      <w:bookmarkEnd w:id="7"/>
    </w:p>
    <w:tbl>
      <w:tblPr>
        <w:tblStyle w:val="Table"/>
        <w:tblW w:w="5000" w:type="pct"/>
        <w:tblLook w:val="0000" w:firstRow="0" w:lastRow="0" w:firstColumn="0" w:lastColumn="0" w:noHBand="0" w:noVBand="0"/>
        <w:tblPrChange w:id="9" w:author="Sue Mauger" w:date="2023-01-23T14:40:00Z">
          <w:tblPr>
            <w:tblStyle w:val="Table"/>
            <w:tblW w:w="5000" w:type="pct"/>
            <w:tblLook w:val="0000" w:firstRow="0" w:lastRow="0" w:firstColumn="0" w:lastColumn="0" w:noHBand="0" w:noVBand="0"/>
          </w:tblPr>
        </w:tblPrChange>
      </w:tblPr>
      <w:tblGrid>
        <w:gridCol w:w="9360"/>
        <w:tblGridChange w:id="10">
          <w:tblGrid>
            <w:gridCol w:w="9360"/>
          </w:tblGrid>
        </w:tblGridChange>
      </w:tblGrid>
      <w:tr w:rsidR="00570E2D" w14:paraId="471275F0" w14:textId="77777777">
        <w:tc>
          <w:tcPr>
            <w:tcW w:w="0" w:type="auto"/>
            <w:tcPrChange w:id="11" w:author="Sue Mauger" w:date="2023-01-23T14:40:00Z">
              <w:tcPr>
                <w:tcW w:w="0" w:type="auto"/>
              </w:tcPr>
            </w:tcPrChange>
          </w:tcPr>
          <w:p w14:paraId="591354B4" w14:textId="77777777" w:rsidR="00570E2D" w:rsidRDefault="00F854A4">
            <w:pPr>
              <w:pStyle w:val="Figure"/>
              <w:jc w:val="center"/>
            </w:pPr>
            <w:r>
              <w:rPr>
                <w:noProof/>
              </w:rPr>
              <w:drawing>
                <wp:inline distT="0" distB="0" distL="0" distR="0" wp14:anchorId="1BA69543" wp14:editId="60B8FE82">
                  <wp:extent cx="4013040" cy="2857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example_TIR_figure.jpg"/>
                          <pic:cNvPicPr>
                            <a:picLocks noChangeAspect="1" noChangeArrowheads="1"/>
                          </pic:cNvPicPr>
                        </pic:nvPicPr>
                        <pic:blipFill>
                          <a:blip r:embed="rId9"/>
                          <a:stretch>
                            <a:fillRect/>
                          </a:stretch>
                        </pic:blipFill>
                        <pic:spPr bwMode="auto">
                          <a:xfrm>
                            <a:off x="0" y="0"/>
                            <a:ext cx="4013040" cy="2857500"/>
                          </a:xfrm>
                          <a:prstGeom prst="rect">
                            <a:avLst/>
                          </a:prstGeom>
                          <a:noFill/>
                          <a:ln w="9525">
                            <a:noFill/>
                            <a:headEnd/>
                            <a:tailEnd/>
                          </a:ln>
                        </pic:spPr>
                      </pic:pic>
                    </a:graphicData>
                  </a:graphic>
                </wp:inline>
              </w:drawing>
            </w:r>
          </w:p>
          <w:p w14:paraId="55A571FA" w14:textId="54378A95" w:rsidR="00570E2D" w:rsidRDefault="00F854A4">
            <w:pPr>
              <w:pStyle w:val="ImageCaption"/>
              <w:spacing w:before="200"/>
            </w:pPr>
            <w:r>
              <w:t xml:space="preserve">Example of airborne thermal infrared imagery showing temperature contrast in a stream. A cold water inflow (purple and blue colors) enters the main channel (yellow color). Figure from NV5 Geospatial </w:t>
            </w:r>
            <w:del w:id="12" w:author="Sue Mauger" w:date="2023-01-20T12:17:00Z">
              <w:r>
                <w:delText>consultants</w:delText>
              </w:r>
            </w:del>
            <w:ins w:id="13" w:author="Sue Mauger" w:date="2023-01-20T12:17:00Z">
              <w:r w:rsidR="00127880">
                <w:t>202</w:t>
              </w:r>
            </w:ins>
            <w:ins w:id="14" w:author="Sue Mauger" w:date="2023-01-20T12:18:00Z">
              <w:r w:rsidR="00127880">
                <w:t>1</w:t>
              </w:r>
            </w:ins>
            <w:r>
              <w:t>.</w:t>
            </w:r>
          </w:p>
        </w:tc>
      </w:tr>
    </w:tbl>
    <w:p w14:paraId="2A43442B" w14:textId="77777777" w:rsidR="00570E2D" w:rsidRDefault="00F854A4">
      <w:pPr>
        <w:pStyle w:val="Heading2"/>
      </w:pPr>
      <w:bookmarkStart w:id="15" w:name="_Toc122537817"/>
      <w:bookmarkStart w:id="16" w:name="Xb3e74f1e0479163d77083511942bbc7b1809cd4"/>
      <w:r>
        <w:t>From Thermal Infrared Imagery to Conservation Actions</w:t>
      </w:r>
      <w:bookmarkEnd w:id="15"/>
    </w:p>
    <w:p w14:paraId="719AE023" w14:textId="4971C8BE" w:rsidR="00570E2D" w:rsidRDefault="00F854A4">
      <w:pPr>
        <w:pStyle w:val="FirstParagraph"/>
      </w:pPr>
      <w:r>
        <w:t xml:space="preserve">Cold </w:t>
      </w:r>
      <w:ins w:id="17" w:author="Sue Mauger" w:date="2023-01-20T12:20:00Z">
        <w:r w:rsidR="00127880">
          <w:t>w</w:t>
        </w:r>
      </w:ins>
      <w:del w:id="18" w:author="Sue Mauger" w:date="2023-01-20T12:20:00Z">
        <w:r w:rsidDel="00127880">
          <w:delText>W</w:delText>
        </w:r>
      </w:del>
      <w:ins w:id="19" w:author="Sue Mauger" w:date="2023-01-23T14:40:00Z">
        <w:r>
          <w:t xml:space="preserve">ater </w:t>
        </w:r>
      </w:ins>
      <w:ins w:id="20" w:author="Sue Mauger" w:date="2023-01-20T12:20:00Z">
        <w:r w:rsidR="00127880">
          <w:t>r</w:t>
        </w:r>
      </w:ins>
      <w:del w:id="21" w:author="Sue Mauger" w:date="2023-01-23T14:40:00Z">
        <w:r>
          <w:delText xml:space="preserve">Water </w:delText>
        </w:r>
      </w:del>
      <w:del w:id="22" w:author="Sue Mauger" w:date="2023-01-20T12:20:00Z">
        <w:r>
          <w:delText>R</w:delText>
        </w:r>
      </w:del>
      <w:r>
        <w:t xml:space="preserve">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t>
      </w:r>
      <w:del w:id="23" w:author="Sue Mauger" w:date="2023-01-20T12:21:00Z">
        <w:r>
          <w:delText>withdrawl</w:delText>
        </w:r>
      </w:del>
      <w:ins w:id="24" w:author="Sue Mauger" w:date="2023-01-20T12:21:00Z">
        <w:r w:rsidR="00127880">
          <w:t>withdrawal</w:t>
        </w:r>
      </w:ins>
      <w:r>
        <w:t xml:space="preserve"> and construction of impervious surfaces. To conserve cold water refugia these sites must first be mapped and identified, and land owners and managers must understand best practices for their conservation.</w:t>
      </w:r>
    </w:p>
    <w:p w14:paraId="5D959999" w14:textId="2D2F0A73" w:rsidR="00570E2D" w:rsidRDefault="00F854A4">
      <w:pPr>
        <w:pStyle w:val="BodyText"/>
      </w:pPr>
      <w:r>
        <w:t xml:space="preserve">Since 2020, three </w:t>
      </w:r>
      <w:del w:id="25" w:author="Sue Mauger" w:date="2023-01-20T12:21:00Z">
        <w:r>
          <w:delText>nonprofits</w:delText>
        </w:r>
        <w:r w:rsidDel="00127880">
          <w:delText xml:space="preserve"> </w:delText>
        </w:r>
      </w:del>
      <w:ins w:id="26" w:author="Sue Mauger" w:date="2023-01-20T12:21:00Z">
        <w:r w:rsidR="00127880">
          <w:t>community-based organizations</w:t>
        </w:r>
        <w:r>
          <w:t xml:space="preserve"> </w:t>
        </w:r>
      </w:ins>
      <w:r>
        <w:t>-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 “treasure map” of cold water refugia locations is a valuable tool for prioritizing conservation and outreach efforts.</w:t>
      </w:r>
    </w:p>
    <w:p w14:paraId="4F325839" w14:textId="4F6D1060" w:rsidR="00570E2D" w:rsidRDefault="00F854A4">
      <w:pPr>
        <w:pStyle w:val="BodyText"/>
      </w:pPr>
      <w:r>
        <w:t>In this project we focused our research on tributaries of the Kenai and Kasilof rivers; specifically</w:t>
      </w:r>
      <w:ins w:id="27" w:author="Sue Mauger" w:date="2023-01-20T12:22:00Z">
        <w:r w:rsidR="00127880">
          <w:t>,</w:t>
        </w:r>
      </w:ins>
      <w:r>
        <w:t xml:space="preserve"> in the lower sections of streams outside of the federally</w:t>
      </w:r>
      <w:ins w:id="28" w:author="Sue Mauger" w:date="2023-01-20T12:22:00Z">
        <w:r w:rsidR="00127880">
          <w:t>-</w:t>
        </w:r>
      </w:ins>
      <w:del w:id="29" w:author="Sue Mauger" w:date="2023-01-20T12:22:00Z">
        <w:r>
          <w:delText xml:space="preserve"> </w:delText>
        </w:r>
      </w:del>
      <w:r>
        <w:t xml:space="preserve">protected Kenai National Wildlife refuge as outlined in the Mountains to Sea planning document (Morton et al. 2015). Our goals </w:t>
      </w:r>
      <w:del w:id="30" w:author="Sue Mauger" w:date="2023-01-20T12:22:00Z">
        <w:r>
          <w:delText xml:space="preserve">with </w:delText>
        </w:r>
      </w:del>
      <w:ins w:id="31" w:author="Sue Mauger" w:date="2023-01-20T12:22:00Z">
        <w:r w:rsidR="00127880">
          <w:t xml:space="preserve">for </w:t>
        </w:r>
      </w:ins>
      <w:r>
        <w:t>this project were</w:t>
      </w:r>
      <w:ins w:id="32" w:author="Sue Mauger" w:date="2023-01-20T12:22:00Z">
        <w:r w:rsidR="00127880">
          <w:t xml:space="preserve"> to</w:t>
        </w:r>
      </w:ins>
      <w:r>
        <w:t>:</w:t>
      </w:r>
    </w:p>
    <w:p w14:paraId="596F7426" w14:textId="5224261B" w:rsidR="00570E2D" w:rsidRDefault="00127880">
      <w:pPr>
        <w:numPr>
          <w:ilvl w:val="0"/>
          <w:numId w:val="2"/>
        </w:numPr>
      </w:pPr>
      <w:ins w:id="33" w:author="Sue Mauger" w:date="2023-01-20T12:25:00Z">
        <w:r>
          <w:lastRenderedPageBreak/>
          <w:t>i</w:t>
        </w:r>
      </w:ins>
      <w:del w:id="34" w:author="Sue Mauger" w:date="2023-01-20T12:25:00Z">
        <w:r w:rsidR="00F854A4">
          <w:delText>I</w:delText>
        </w:r>
      </w:del>
      <w:r w:rsidR="00F854A4">
        <w:t>dentify land parcels that contain one or more cold water refugia features, and communicate information about these features and possible conservation strategies to land owners</w:t>
      </w:r>
      <w:ins w:id="35" w:author="Sue Mauger" w:date="2023-01-20T12:25:00Z">
        <w:r>
          <w:t>; and</w:t>
        </w:r>
      </w:ins>
    </w:p>
    <w:p w14:paraId="23C7AFCC" w14:textId="7CA8029A" w:rsidR="00570E2D" w:rsidRDefault="00127880">
      <w:pPr>
        <w:numPr>
          <w:ilvl w:val="0"/>
          <w:numId w:val="2"/>
        </w:numPr>
      </w:pPr>
      <w:ins w:id="36" w:author="Sue Mauger" w:date="2023-01-20T12:25:00Z">
        <w:r>
          <w:t>u</w:t>
        </w:r>
      </w:ins>
      <w:del w:id="37" w:author="Sue Mauger" w:date="2023-01-20T12:25:00Z">
        <w:r w:rsidR="00F854A4">
          <w:delText>U</w:delText>
        </w:r>
      </w:del>
      <w:r w:rsidR="00F854A4">
        <w:t>se a variety of techniques to communicate our results to over sixty landowners, agencies, and organizations</w:t>
      </w:r>
      <w:ins w:id="38" w:author="Sue Mauger" w:date="2023-01-20T12:25:00Z">
        <w:r>
          <w:t>.</w:t>
        </w:r>
      </w:ins>
    </w:p>
    <w:p w14:paraId="3EAFDE5B" w14:textId="5478B74B" w:rsidR="00570E2D" w:rsidRDefault="00F854A4">
      <w:pPr>
        <w:pStyle w:val="FirstParagraph"/>
      </w:pPr>
      <w:r>
        <w:t xml:space="preserve">Conservation actions that </w:t>
      </w:r>
      <w:del w:id="39" w:author="Sue Mauger" w:date="2023-01-20T12:25:00Z">
        <w:r>
          <w:delText>will</w:delText>
        </w:r>
        <w:r w:rsidDel="00127880">
          <w:delText xml:space="preserve"> </w:delText>
        </w:r>
      </w:del>
      <w:ins w:id="40" w:author="Sue Mauger" w:date="2023-01-20T12:25:00Z">
        <w:r w:rsidR="00127880">
          <w:t>may</w:t>
        </w:r>
        <w:r>
          <w:t xml:space="preserve"> </w:t>
        </w:r>
      </w:ins>
      <w:r>
        <w:t>result from these efforts include parcel acquisition and conservation easements, voluntary compliance, stewardship and restoration projects, and voluntary land agreements or exchanges.</w:t>
      </w:r>
    </w:p>
    <w:p w14:paraId="7BF21A34" w14:textId="77777777" w:rsidR="00570E2D" w:rsidRDefault="00F854A4">
      <w:pPr>
        <w:pStyle w:val="Heading2"/>
      </w:pPr>
      <w:bookmarkStart w:id="41" w:name="_Toc122537818"/>
      <w:bookmarkStart w:id="42" w:name="the-future"/>
      <w:bookmarkEnd w:id="16"/>
      <w:r>
        <w:t>The Future</w:t>
      </w:r>
      <w:bookmarkEnd w:id="41"/>
    </w:p>
    <w:p w14:paraId="11E4323B" w14:textId="361CA112" w:rsidR="00570E2D" w:rsidRDefault="00F854A4">
      <w:pPr>
        <w:pStyle w:val="FirstParagraph"/>
      </w:pPr>
      <w:r>
        <w:t xml:space="preserve">Our efforts in applying thermal imagery data for conservation purposes highlights the value of recognizing cold water refugia as an asset for wild salmon habitat (Snyder et al. 2022). The work described here can continue to expand into additional </w:t>
      </w:r>
      <w:del w:id="43" w:author="Sue Mauger" w:date="2023-01-20T12:31:00Z">
        <w:r>
          <w:delText>territiories</w:delText>
        </w:r>
      </w:del>
      <w:ins w:id="44" w:author="Sue Mauger" w:date="2023-01-20T12:31:00Z">
        <w:r w:rsidR="002E4B2C">
          <w:t>watersheds</w:t>
        </w:r>
      </w:ins>
      <w:r>
        <w:t>: there are twenty river corridors of conservation priority described in the Mountains to Sea plan, while we possess aerial thermal infrared imagery on just five (the Anchor river plus the four rivers described in this report) (Mauger, McCarty, et al. 2015).</w:t>
      </w:r>
    </w:p>
    <w:p w14:paraId="7A67C64A" w14:textId="7D8A3847" w:rsidR="00570E2D" w:rsidRDefault="00F854A4">
      <w:pPr>
        <w:pStyle w:val="BodyText"/>
        <w:rPr>
          <w:del w:id="45" w:author="Sue Mauger" w:date="2023-01-20T16:59:00Z"/>
        </w:rPr>
      </w:pPr>
      <w:r>
        <w:t xml:space="preserve">Beyond gathering additional thermal infrared imagery data </w:t>
      </w:r>
      <w:del w:id="46" w:author="Sue Mauger" w:date="2023-01-20T16:58:00Z">
        <w:r>
          <w:delText xml:space="preserve">in order for the work of conserving cold water refugia to have a sustained and widespread impact beyond this project </w:delText>
        </w:r>
      </w:del>
      <w:ins w:id="47" w:author="Sue Mauger" w:date="2023-01-20T16:58:00Z">
        <w:r w:rsidR="00DD148B">
          <w:t xml:space="preserve">, </w:t>
        </w:r>
      </w:ins>
      <w:r>
        <w:t xml:space="preserve">we recommend </w:t>
      </w:r>
      <w:del w:id="48" w:author="Sue Mauger" w:date="2023-01-20T16:59:00Z">
        <w:r>
          <w:delText xml:space="preserve">that future efforts </w:delText>
        </w:r>
      </w:del>
      <w:ins w:id="49" w:author="Sue Mauger" w:date="2023-01-23T14:40:00Z">
        <w:r w:rsidRPr="009862D8">
          <w:t>develop</w:t>
        </w:r>
      </w:ins>
      <w:ins w:id="50" w:author="Sue Mauger" w:date="2023-01-20T16:59:00Z">
        <w:r w:rsidR="00DD148B">
          <w:t>ing</w:t>
        </w:r>
      </w:ins>
      <w:del w:id="51" w:author="Sue Mauger" w:date="2023-01-23T14:40:00Z">
        <w:r>
          <w:delText>develop</w:delText>
        </w:r>
      </w:del>
      <w:r>
        <w:t xml:space="preserve"> Alaska-specific technical and legal definitions, and applying them towards management needs.</w:t>
      </w:r>
    </w:p>
    <w:p w14:paraId="7A2F024F" w14:textId="3A9DEE95" w:rsidR="00570E2D" w:rsidRDefault="00DD148B">
      <w:pPr>
        <w:pStyle w:val="BodyText"/>
      </w:pPr>
      <w:ins w:id="52" w:author="Sue Mauger" w:date="2023-01-20T17:00:00Z">
        <w:r>
          <w:t xml:space="preserve"> </w:t>
        </w:r>
      </w:ins>
      <w:r w:rsidR="00F854A4">
        <w:t>Two examples of potential applications follow:</w:t>
      </w:r>
    </w:p>
    <w:p w14:paraId="78789399" w14:textId="77777777" w:rsidR="00570E2D" w:rsidRDefault="00F854A4">
      <w:pPr>
        <w:pStyle w:val="Heading4"/>
      </w:pPr>
      <w:bookmarkStart w:id="53" w:name="example-source-water-protection-areas"/>
      <w:r>
        <w:t>Example: Source Water Protection Areas</w:t>
      </w:r>
    </w:p>
    <w:p w14:paraId="44C33B02" w14:textId="57D6AE75" w:rsidR="00570E2D" w:rsidRDefault="00F854A4">
      <w:pPr>
        <w:pStyle w:val="FirstParagraph"/>
      </w:pPr>
      <w:r>
        <w:t>The U.S. Environmental Protection Agency (U.S. EPA) defines “Source Water Protection Areas” for groundwater sources used for drinking water, which delineate geographic areas that contribute to the drinking water supply</w:t>
      </w:r>
      <w:r>
        <w:rPr>
          <w:rStyle w:val="FootnoteReference"/>
        </w:rPr>
        <w:footnoteReference w:id="2"/>
      </w:r>
      <w:r>
        <w:t>.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ins w:id="54" w:author="Sue Mauger" w:date="2023-01-20T12:38:00Z">
        <w:r w:rsidR="00B06922">
          <w:t xml:space="preserve"> </w:t>
        </w:r>
      </w:ins>
      <w:r>
        <w:t>(Gerlach et al. 2021).</w:t>
      </w:r>
    </w:p>
    <w:p w14:paraId="10BBA142" w14:textId="40F34B49" w:rsidR="00570E2D" w:rsidRDefault="00F854A4">
      <w:pPr>
        <w:pStyle w:val="BodyText"/>
      </w:pPr>
      <w:r>
        <w:t xml:space="preserve">As of </w:t>
      </w:r>
      <w:del w:id="55" w:author="Sue Mauger" w:date="2023-01-20T12:45:00Z">
        <w:r>
          <w:delText xml:space="preserve">winter </w:delText>
        </w:r>
      </w:del>
      <w:ins w:id="56" w:author="Sue Mauger" w:date="2023-01-20T12:45:00Z">
        <w:r w:rsidR="00B06922">
          <w:t xml:space="preserve">January </w:t>
        </w:r>
      </w:ins>
      <w:del w:id="57" w:author="Sue Mauger" w:date="2023-01-20T12:45:00Z">
        <w:r>
          <w:delText>2022</w:delText>
        </w:r>
        <w:r w:rsidDel="00B06922">
          <w:delText xml:space="preserve"> </w:delText>
        </w:r>
      </w:del>
      <w:ins w:id="58" w:author="Sue Mauger" w:date="2023-01-20T12:45:00Z">
        <w:r w:rsidR="00B06922">
          <w:t>2023</w:t>
        </w:r>
        <w:r>
          <w:t xml:space="preserve"> </w:t>
        </w:r>
      </w:ins>
      <w:r>
        <w:t xml:space="preserve">the Kenai Peninsula Borough is </w:t>
      </w:r>
      <w:del w:id="59" w:author="Sue Mauger" w:date="2023-01-20T12:46:00Z">
        <w:r>
          <w:delText xml:space="preserve">currently </w:delText>
        </w:r>
      </w:del>
      <w:r>
        <w:t xml:space="preserve">in the process of reviewing its permitting process for material extraction sites (i.e. gravel pits). Initial discussions between the </w:t>
      </w:r>
      <w:del w:id="60" w:author="Sue Mauger" w:date="2023-01-20T12:46:00Z">
        <w:r>
          <w:delText xml:space="preserve">the </w:delText>
        </w:r>
      </w:del>
      <w:r>
        <w:t>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p w14:paraId="0926192D" w14:textId="77777777" w:rsidR="00570E2D" w:rsidRDefault="00F854A4">
      <w:pPr>
        <w:pStyle w:val="Heading4"/>
      </w:pPr>
      <w:bookmarkStart w:id="61" w:name="X01eb042eaa17c040bdecbf3494577f56695fb6c"/>
      <w:bookmarkEnd w:id="53"/>
      <w:r>
        <w:lastRenderedPageBreak/>
        <w:t>Example: Columbia River Cold Water Refugia</w:t>
      </w:r>
    </w:p>
    <w:p w14:paraId="15A08FAB" w14:textId="77777777" w:rsidR="00570E2D" w:rsidRDefault="00F854A4">
      <w:pPr>
        <w:pStyle w:val="FirstParagraph"/>
      </w:pPr>
      <w:r>
        <w:t>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3"/>
      </w:r>
      <w:r>
        <w:t>. Such efforts could set an example for Alaska to follow in beginning to develop its own technical definitions of cold water refugia.</w:t>
      </w:r>
    </w:p>
    <w:p w14:paraId="4BB44F10" w14:textId="509C0BD5" w:rsidR="00570E2D" w:rsidRDefault="00F854A4">
      <w:pPr>
        <w:pStyle w:val="BodyText"/>
      </w:pPr>
      <w:r>
        <w:t>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 (Armstrong et al. 2013). Thus</w:t>
      </w:r>
      <w:ins w:id="62" w:author="Sue Mauger" w:date="2023-01-20T12:48:00Z">
        <w:r w:rsidR="00B0734C">
          <w:t>,</w:t>
        </w:r>
      </w:ins>
      <w:r>
        <w:t xml:space="preserve"> it is recommended that future technical definitions also consider the needs of juvenile salmon.</w:t>
      </w:r>
    </w:p>
    <w:p w14:paraId="5F49FEA3" w14:textId="77777777" w:rsidR="00570E2D" w:rsidRDefault="00F854A4">
      <w:pPr>
        <w:pStyle w:val="Heading2"/>
      </w:pPr>
      <w:bookmarkStart w:id="63" w:name="_Toc122537819"/>
      <w:bookmarkStart w:id="64" w:name="next-steps"/>
      <w:bookmarkEnd w:id="42"/>
      <w:bookmarkEnd w:id="61"/>
      <w:r>
        <w:t>Next Steps</w:t>
      </w:r>
      <w:bookmarkEnd w:id="63"/>
    </w:p>
    <w:p w14:paraId="34BAADA6" w14:textId="4433A117" w:rsidR="00570E2D" w:rsidRDefault="00F854A4">
      <w:pPr>
        <w:pStyle w:val="FirstParagraph"/>
      </w:pPr>
      <w:r>
        <w:t xml:space="preserve">We will continue to use our existing dataset to prioritize land conservation efforts in the Kenai Peninsula lowlands area. </w:t>
      </w:r>
      <w:del w:id="65" w:author="Sue Mauger" w:date="2023-01-20T12:52:00Z">
        <w:r>
          <w:delText xml:space="preserve">Currently </w:delText>
        </w:r>
      </w:del>
      <w:ins w:id="66" w:author="Sue Mauger" w:date="2023-01-20T12:52:00Z">
        <w:r w:rsidR="00FC2324">
          <w:t>Throug</w:t>
        </w:r>
      </w:ins>
      <w:ins w:id="67" w:author="Sue Mauger" w:date="2023-01-20T17:01:00Z">
        <w:r w:rsidR="00DD148B">
          <w:t>h this project</w:t>
        </w:r>
      </w:ins>
      <w:ins w:id="68" w:author="Sue Mauger" w:date="2023-01-20T12:52:00Z">
        <w:r w:rsidR="00FC2324">
          <w:t xml:space="preserve"> </w:t>
        </w:r>
      </w:ins>
      <w:r>
        <w:t xml:space="preserve">we have surveyed </w:t>
      </w:r>
      <w:del w:id="69" w:author="Sue Mauger" w:date="2023-01-20T17:07:00Z">
        <w:r>
          <w:delText xml:space="preserve">the lower sections of </w:delText>
        </w:r>
      </w:del>
      <w:r>
        <w:t xml:space="preserve">four </w:t>
      </w:r>
      <w:del w:id="70" w:author="Sue Mauger" w:date="2023-01-20T17:08:00Z">
        <w:r>
          <w:delText>tributaries</w:delText>
        </w:r>
      </w:del>
      <w:ins w:id="71" w:author="Sue Mauger" w:date="2023-01-20T17:08:00Z">
        <w:r w:rsidR="00461675">
          <w:t xml:space="preserve">river corridors of the </w:t>
        </w:r>
      </w:ins>
      <w:ins w:id="72" w:author="Sue Mauger" w:date="2023-01-20T17:09:00Z">
        <w:r w:rsidR="00461675">
          <w:t xml:space="preserve">20 </w:t>
        </w:r>
      </w:ins>
      <w:ins w:id="73" w:author="Sue Mauger" w:date="2023-01-20T17:10:00Z">
        <w:r w:rsidR="00461675">
          <w:t>identified as conservation targets in the Kenai</w:t>
        </w:r>
      </w:ins>
      <w:del w:id="74" w:author="Sue Mauger" w:date="2023-01-20T17:09:00Z">
        <w:r>
          <w:delText xml:space="preserve">, while the </w:delText>
        </w:r>
      </w:del>
      <w:r>
        <w:t xml:space="preserve">Mountains to Sea </w:t>
      </w:r>
      <w:del w:id="75" w:author="Sue Mauger" w:date="2023-01-20T17:10:00Z">
        <w:r>
          <w:delText>document highlights twenty priority river corridors</w:delText>
        </w:r>
      </w:del>
      <w:ins w:id="76" w:author="Sue Mauger" w:date="2023-01-20T17:11:00Z">
        <w:r w:rsidR="00461675">
          <w:t>S</w:t>
        </w:r>
      </w:ins>
      <w:ins w:id="77" w:author="Sue Mauger" w:date="2023-01-20T17:10:00Z">
        <w:r w:rsidR="00461675">
          <w:t>trateg</w:t>
        </w:r>
      </w:ins>
      <w:ins w:id="78" w:author="Sue Mauger" w:date="2023-01-20T17:11:00Z">
        <w:r w:rsidR="00461675">
          <w:t>ic Plan.</w:t>
        </w:r>
      </w:ins>
      <w:r>
        <w:t xml:space="preserve"> </w:t>
      </w:r>
      <w:del w:id="79" w:author="Sue Mauger" w:date="2023-01-20T17:10:00Z">
        <w:r>
          <w:delText>as conservation targets.</w:delText>
        </w:r>
      </w:del>
    </w:p>
    <w:p w14:paraId="78A48B7F" w14:textId="77777777" w:rsidR="00570E2D" w:rsidRDefault="00F854A4">
      <w:pPr>
        <w:pStyle w:val="BodyText"/>
      </w:pPr>
      <w:r>
        <w:t xml:space="preserve">Specific actions that will </w:t>
      </w:r>
      <w:del w:id="80" w:author="Sue Mauger" w:date="2023-01-20T17:12:00Z">
        <w:r>
          <w:delText xml:space="preserve">continue to </w:delText>
        </w:r>
      </w:del>
      <w:r>
        <w:t>support the goals of this project include:</w:t>
      </w:r>
    </w:p>
    <w:p w14:paraId="5B88914E" w14:textId="2266CF17" w:rsidR="00570E2D" w:rsidRDefault="00F854A4">
      <w:pPr>
        <w:numPr>
          <w:ilvl w:val="0"/>
          <w:numId w:val="3"/>
        </w:numPr>
      </w:pPr>
      <w:r>
        <w:t xml:space="preserve">Identifying where current, future, and retired material extraction sites (i.e. gravel pits) may influence conservation goals in the 20 Mountains to </w:t>
      </w:r>
      <w:del w:id="81" w:author="Sue Mauger" w:date="2023-01-20T17:13:00Z">
        <w:r>
          <w:delText xml:space="preserve">Stream </w:delText>
        </w:r>
      </w:del>
      <w:ins w:id="82" w:author="Sue Mauger" w:date="2023-01-20T17:13:00Z">
        <w:r w:rsidR="00461675">
          <w:t xml:space="preserve">Sea </w:t>
        </w:r>
      </w:ins>
      <w:r>
        <w:t>corridors, and supporting efforts to include groundwater considerations in permit reviews</w:t>
      </w:r>
      <w:ins w:id="83" w:author="Sue Mauger" w:date="2023-01-20T17:13:00Z">
        <w:r w:rsidR="00461675">
          <w:t>.</w:t>
        </w:r>
      </w:ins>
    </w:p>
    <w:p w14:paraId="213B3514" w14:textId="0D1A43EA" w:rsidR="00570E2D" w:rsidRDefault="00F854A4">
      <w:pPr>
        <w:numPr>
          <w:ilvl w:val="0"/>
          <w:numId w:val="3"/>
        </w:numPr>
      </w:pPr>
      <w:r>
        <w:t>Continue to communicate with</w:t>
      </w:r>
      <w:ins w:id="84" w:author="Sue Mauger" w:date="2023-01-20T17:14:00Z">
        <w:r>
          <w:t xml:space="preserve"> </w:t>
        </w:r>
        <w:r w:rsidR="00461675">
          <w:t>staff at</w:t>
        </w:r>
      </w:ins>
      <w:ins w:id="85" w:author="Sue Mauger" w:date="2023-01-23T14:40:00Z">
        <w:r>
          <w:t xml:space="preserve"> </w:t>
        </w:r>
      </w:ins>
      <w:r>
        <w:t xml:space="preserve">the </w:t>
      </w:r>
      <w:del w:id="86" w:author="KHLT Director" w:date="2023-01-20T10:04:00Z">
        <w:r w:rsidDel="009F68F6">
          <w:delText>local U.S. Fish and Wildlife office</w:delText>
        </w:r>
      </w:del>
      <w:del w:id="87" w:author="Sue Mauger" w:date="2023-01-20T17:13:00Z">
        <w:r w:rsidDel="00461675">
          <w:delText>,</w:delText>
        </w:r>
      </w:del>
      <w:ins w:id="88" w:author="Sue Mauger" w:date="2023-01-20T17:13:00Z">
        <w:r w:rsidR="00461675">
          <w:t>Kenai</w:t>
        </w:r>
      </w:ins>
      <w:ins w:id="89" w:author="KHLT Director" w:date="2023-01-20T10:04:00Z">
        <w:r w:rsidR="009F68F6">
          <w:t>Kenai National Wildlife Refuge</w:t>
        </w:r>
      </w:ins>
      <w:del w:id="90" w:author="Sue Mauger" w:date="2023-01-23T14:40:00Z">
        <w:r>
          <w:delText>,</w:delText>
        </w:r>
      </w:del>
      <w:r>
        <w:t xml:space="preserve"> </w:t>
      </w:r>
      <w:del w:id="91" w:author="Sue Mauger" w:date="2023-01-20T17:14:00Z">
        <w:r>
          <w:delText xml:space="preserve">which </w:delText>
        </w:r>
      </w:del>
      <w:ins w:id="92" w:author="Sue Mauger" w:date="2023-01-20T17:14:00Z">
        <w:r w:rsidR="00461675">
          <w:t xml:space="preserve">who </w:t>
        </w:r>
      </w:ins>
      <w:del w:id="93" w:author="Sue Mauger" w:date="2023-01-20T17:14:00Z">
        <w:r>
          <w:delText xml:space="preserve">in 2022 </w:delText>
        </w:r>
      </w:del>
      <w:r>
        <w:t xml:space="preserve">initiated an effort </w:t>
      </w:r>
      <w:ins w:id="94" w:author="Sue Mauger" w:date="2023-01-20T17:14:00Z">
        <w:r w:rsidR="00461675">
          <w:t xml:space="preserve">in 2022 </w:t>
        </w:r>
      </w:ins>
      <w:r>
        <w:t xml:space="preserve">to gather aerial thermal infrared imagery in local river corridors used by migrating adult </w:t>
      </w:r>
      <w:del w:id="95" w:author="Sue Mauger" w:date="2023-01-20T17:13:00Z">
        <w:r>
          <w:delText>coho</w:delText>
        </w:r>
      </w:del>
      <w:ins w:id="96" w:author="Sue Mauger" w:date="2023-01-20T17:13:00Z">
        <w:r w:rsidR="00461675">
          <w:t>Coho</w:t>
        </w:r>
      </w:ins>
      <w:r>
        <w:t xml:space="preserve"> salmon</w:t>
      </w:r>
      <w:r>
        <w:rPr>
          <w:rStyle w:val="FootnoteReference"/>
        </w:rPr>
        <w:footnoteReference w:id="4"/>
      </w:r>
      <w:r>
        <w:t xml:space="preserve">. A cost-effective collaboration could result if </w:t>
      </w:r>
      <w:del w:id="97" w:author="Sue Mauger" w:date="2023-01-20T17:14:00Z">
        <w:r>
          <w:delText xml:space="preserve">USFWS </w:delText>
        </w:r>
      </w:del>
      <w:ins w:id="98" w:author="Sue Mauger" w:date="2023-01-20T17:14:00Z">
        <w:r w:rsidR="00461675">
          <w:t xml:space="preserve">the </w:t>
        </w:r>
      </w:ins>
      <w:ins w:id="99" w:author="Sue Mauger" w:date="2023-01-20T17:15:00Z">
        <w:r w:rsidR="00461675">
          <w:t>Refuge’s</w:t>
        </w:r>
      </w:ins>
      <w:ins w:id="100" w:author="Sue Mauger" w:date="2023-01-20T17:14:00Z">
        <w:r w:rsidR="00461675">
          <w:t xml:space="preserve"> </w:t>
        </w:r>
      </w:ins>
      <w:r>
        <w:t>aerial thermal imagery can be used for the same conservation goals as detailed in this project</w:t>
      </w:r>
      <w:ins w:id="101" w:author="Sue Mauger" w:date="2023-01-20T17:15:00Z">
        <w:r w:rsidR="00461675">
          <w:t>.</w:t>
        </w:r>
      </w:ins>
    </w:p>
    <w:p w14:paraId="77700EA3" w14:textId="43AC1D95" w:rsidR="00570E2D" w:rsidRDefault="00F854A4">
      <w:pPr>
        <w:numPr>
          <w:ilvl w:val="0"/>
          <w:numId w:val="3"/>
        </w:numPr>
      </w:pPr>
      <w:r>
        <w:t>Continue to communicate with the Alaska Department of Environmental Conservation and other agencies about moving towards formally defined standards for cold water refugia</w:t>
      </w:r>
      <w:ins w:id="102" w:author="Sue Mauger" w:date="2023-01-20T17:15:00Z">
        <w:r w:rsidR="00461675">
          <w:t>.</w:t>
        </w:r>
      </w:ins>
    </w:p>
    <w:p w14:paraId="20EE8345" w14:textId="3CF7B219" w:rsidR="00570E2D" w:rsidRDefault="00F854A4">
      <w:pPr>
        <w:numPr>
          <w:ilvl w:val="0"/>
          <w:numId w:val="3"/>
        </w:numPr>
      </w:pPr>
      <w:r>
        <w:t>Develop and publish standards for collection and application of thermal imagery in aquatic habitat, similar to published standards for stream temperature monitoring (Mauger, Shaftel, et al. 2015a</w:t>
      </w:r>
      <w:ins w:id="103" w:author="Sue Mauger" w:date="2023-01-23T14:40:00Z">
        <w:r>
          <w:t>)</w:t>
        </w:r>
      </w:ins>
      <w:ins w:id="104" w:author="Sue Mauger" w:date="2023-01-20T17:15:00Z">
        <w:r w:rsidR="00461675">
          <w:t>.</w:t>
        </w:r>
      </w:ins>
      <w:del w:id="105" w:author="Sue Mauger" w:date="2023-01-23T14:40:00Z">
        <w:r>
          <w:delText>)</w:delText>
        </w:r>
      </w:del>
    </w:p>
    <w:p w14:paraId="792EB1E0" w14:textId="0578422D" w:rsidR="00570E2D" w:rsidRDefault="00F854A4">
      <w:pPr>
        <w:numPr>
          <w:ilvl w:val="0"/>
          <w:numId w:val="3"/>
        </w:numPr>
      </w:pPr>
      <w:r>
        <w:t>Convert the thermal imagery map files acquired from this project to a format accessible from an online web browser or Google Earth</w:t>
      </w:r>
      <w:ins w:id="106" w:author="Sue Mauger" w:date="2023-01-20T17:16:00Z">
        <w:r w:rsidR="00461675">
          <w:t>.</w:t>
        </w:r>
      </w:ins>
    </w:p>
    <w:p w14:paraId="0F6AC6FA" w14:textId="77777777" w:rsidR="00570E2D" w:rsidRDefault="00F854A4">
      <w:pPr>
        <w:pStyle w:val="FirstParagraph"/>
      </w:pPr>
      <w:r>
        <w:lastRenderedPageBreak/>
        <w:t xml:space="preserve">A two-page project summary titled, “Science Based Land Conservation: Cold Water Stepping Stones” is outlined below in </w:t>
      </w:r>
      <w:hyperlink w:anchor="fig-summary-sheet">
        <w:r>
          <w:rPr>
            <w:rStyle w:val="Hyperlink"/>
          </w:rPr>
          <w:t>Figure 1</w:t>
        </w:r>
      </w:hyperlink>
      <w:r>
        <w:t>. Download a full size version of this information by clicking on the link below.</w:t>
      </w:r>
    </w:p>
    <w:tbl>
      <w:tblPr>
        <w:tblStyle w:val="Table"/>
        <w:tblW w:w="5000" w:type="pct"/>
        <w:tblLook w:val="0000" w:firstRow="0" w:lastRow="0" w:firstColumn="0" w:lastColumn="0" w:noHBand="0" w:noVBand="0"/>
        <w:tblPrChange w:id="107" w:author="Sue Mauger" w:date="2023-01-23T14:40:00Z">
          <w:tblPr>
            <w:tblStyle w:val="Table"/>
            <w:tblW w:w="5000" w:type="pct"/>
            <w:tblLook w:val="0000" w:firstRow="0" w:lastRow="0" w:firstColumn="0" w:lastColumn="0" w:noHBand="0" w:noVBand="0"/>
          </w:tblPr>
        </w:tblPrChange>
      </w:tblPr>
      <w:tblGrid>
        <w:gridCol w:w="9360"/>
        <w:tblGridChange w:id="108">
          <w:tblGrid>
            <w:gridCol w:w="9360"/>
          </w:tblGrid>
        </w:tblGridChange>
      </w:tblGrid>
      <w:tr w:rsidR="00570E2D" w14:paraId="763C849E" w14:textId="77777777">
        <w:tc>
          <w:tcPr>
            <w:tcW w:w="0" w:type="auto"/>
            <w:tcPrChange w:id="109" w:author="Sue Mauger" w:date="2023-01-23T14:40:00Z">
              <w:tcPr>
                <w:tcW w:w="0" w:type="auto"/>
              </w:tcPr>
            </w:tcPrChange>
          </w:tcPr>
          <w:p w14:paraId="0E602E2E" w14:textId="77777777" w:rsidR="00570E2D" w:rsidRDefault="00F854A4">
            <w:pPr>
              <w:pStyle w:val="Figure"/>
              <w:jc w:val="center"/>
            </w:pPr>
            <w:bookmarkStart w:id="110" w:name="fig-summary-sheet"/>
            <w:r>
              <w:rPr>
                <w:noProof/>
              </w:rPr>
              <w:drawing>
                <wp:inline distT="0" distB="0" distL="0" distR="0" wp14:anchorId="3408B2E5" wp14:editId="4CC3C3B9">
                  <wp:extent cx="3810000" cy="4762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project_summary_img.jpg"/>
                          <pic:cNvPicPr>
                            <a:picLocks noChangeAspect="1" noChangeArrowheads="1"/>
                          </pic:cNvPicPr>
                        </pic:nvPicPr>
                        <pic:blipFill>
                          <a:blip r:embed="rId10"/>
                          <a:stretch>
                            <a:fillRect/>
                          </a:stretch>
                        </pic:blipFill>
                        <pic:spPr bwMode="auto">
                          <a:xfrm>
                            <a:off x="0" y="0"/>
                            <a:ext cx="3810000" cy="4762500"/>
                          </a:xfrm>
                          <a:prstGeom prst="rect">
                            <a:avLst/>
                          </a:prstGeom>
                          <a:noFill/>
                          <a:ln w="9525">
                            <a:noFill/>
                            <a:headEnd/>
                            <a:tailEnd/>
                          </a:ln>
                        </pic:spPr>
                      </pic:pic>
                    </a:graphicData>
                  </a:graphic>
                </wp:inline>
              </w:drawing>
            </w:r>
          </w:p>
          <w:p w14:paraId="1AD84785" w14:textId="77777777" w:rsidR="00570E2D" w:rsidRDefault="00F854A4">
            <w:pPr>
              <w:pStyle w:val="ImageCaption"/>
              <w:spacing w:before="200"/>
            </w:pPr>
            <w:r>
              <w:t>Figure 1: Project Summary Sheet</w:t>
            </w:r>
          </w:p>
        </w:tc>
        <w:bookmarkEnd w:id="110"/>
      </w:tr>
    </w:tbl>
    <w:p w14:paraId="0AB8904C" w14:textId="77777777" w:rsidR="00570E2D" w:rsidRDefault="00F854A4">
      <w:pPr>
        <w:pStyle w:val="Heading1"/>
      </w:pPr>
      <w:bookmarkStart w:id="111" w:name="_Toc122537820"/>
      <w:bookmarkStart w:id="112" w:name="introduction"/>
      <w:bookmarkEnd w:id="8"/>
      <w:bookmarkEnd w:id="64"/>
      <w:r>
        <w:t>1. Introduction</w:t>
      </w:r>
      <w:bookmarkEnd w:id="111"/>
    </w:p>
    <w:p w14:paraId="6584607D" w14:textId="7D57C841" w:rsidR="00570E2D" w:rsidRDefault="00F854A4">
      <w:pPr>
        <w:pStyle w:val="FirstParagraph"/>
      </w:pPr>
      <w:r>
        <w:t xml:space="preserve">The following chapters contain data and analysis related to the </w:t>
      </w:r>
      <w:commentRangeStart w:id="113"/>
      <w:r>
        <w:t xml:space="preserve">Kenai River Thermal Imagery </w:t>
      </w:r>
      <w:commentRangeEnd w:id="113"/>
      <w:r w:rsidR="00461675">
        <w:rPr>
          <w:rStyle w:val="CommentReference"/>
        </w:rPr>
        <w:commentReference w:id="113"/>
      </w:r>
      <w:r>
        <w:t xml:space="preserve">project conducted from 2020 - 2022. This work is a collaborative effort between three Kenai Peninsula Nonprofits: Cook Inletkeeper, Kachemak </w:t>
      </w:r>
      <w:del w:id="114" w:author="Sue Mauger" w:date="2023-01-20T17:17:00Z">
        <w:r>
          <w:delText xml:space="preserve">Bay </w:delText>
        </w:r>
      </w:del>
      <w:r>
        <w:t>Heritage Land Trust, and Kenai Watershed Forum. It is funded</w:t>
      </w:r>
      <w:ins w:id="115" w:author="Sue Mauger" w:date="2023-01-23T14:40:00Z">
        <w:r>
          <w:t xml:space="preserve"> </w:t>
        </w:r>
      </w:ins>
      <w:ins w:id="116" w:author="Sue Mauger" w:date="2023-01-20T17:17:00Z">
        <w:r w:rsidR="00461675">
          <w:t>in part</w:t>
        </w:r>
        <w:r>
          <w:t xml:space="preserve"> </w:t>
        </w:r>
      </w:ins>
      <w:r>
        <w:t>by the Alaska Sustainable Salmon Fund (project #53003).</w:t>
      </w:r>
    </w:p>
    <w:p w14:paraId="2276940C" w14:textId="77777777" w:rsidR="00570E2D" w:rsidRDefault="00570E2D">
      <w:pPr>
        <w:pStyle w:val="BodyText"/>
      </w:pPr>
    </w:p>
    <w:p w14:paraId="3A1A54C5" w14:textId="77777777" w:rsidR="00570E2D" w:rsidRDefault="00F854A4">
      <w:pPr>
        <w:pStyle w:val="BodyText"/>
      </w:pPr>
      <w:r>
        <w:t xml:space="preserve">This report is generated using Quarto, an open source publishing platform. It is best accessed online at the url </w:t>
      </w:r>
      <w:hyperlink r:id="rId11">
        <w:r>
          <w:rPr>
            <w:rStyle w:val="Hyperlink"/>
          </w:rPr>
          <w:t>https://kenaiwatershed.quarto.pub/kenai_thermal_imagery/</w:t>
        </w:r>
      </w:hyperlink>
      <w:r>
        <w:t>.</w:t>
      </w:r>
    </w:p>
    <w:p w14:paraId="1F32DD30" w14:textId="77777777" w:rsidR="00570E2D" w:rsidRDefault="00570E2D">
      <w:pPr>
        <w:pStyle w:val="BodyText"/>
      </w:pPr>
    </w:p>
    <w:p w14:paraId="7D5C492F" w14:textId="77777777" w:rsidR="00570E2D" w:rsidRDefault="00F854A4">
      <w:pPr>
        <w:pStyle w:val="BodyText"/>
      </w:pPr>
      <w:r>
        <w:t xml:space="preserve">All code used to generate this report is available in the project’s GitHub repository at </w:t>
      </w:r>
      <w:hyperlink r:id="rId12">
        <w:r>
          <w:rPr>
            <w:rStyle w:val="Hyperlink"/>
          </w:rPr>
          <w:t>https://github.com/Kenai-Watershed-Forum/kenai_thermal_imagery_v2</w:t>
        </w:r>
      </w:hyperlink>
      <w:r>
        <w:t>.</w:t>
      </w:r>
    </w:p>
    <w:p w14:paraId="58708C9B" w14:textId="77777777" w:rsidR="00570E2D" w:rsidRDefault="00F854A4">
      <w:pPr>
        <w:pStyle w:val="Heading1"/>
      </w:pPr>
      <w:bookmarkStart w:id="117" w:name="_Toc122537821"/>
      <w:bookmarkStart w:id="118" w:name="project-map"/>
      <w:bookmarkEnd w:id="112"/>
      <w:r>
        <w:t>2. Project Map</w:t>
      </w:r>
      <w:bookmarkEnd w:id="117"/>
    </w:p>
    <w:p w14:paraId="70CEEBF3" w14:textId="77777777" w:rsidR="00570E2D" w:rsidRDefault="00F854A4">
      <w:pPr>
        <w:pStyle w:val="FirstParagraph"/>
      </w:pPr>
      <w:r>
        <w:t>Our research focused on four streams in the Kenai Peninsula lowlands region in southcentral Alaska:</w:t>
      </w:r>
    </w:p>
    <w:p w14:paraId="4D3EBAB8" w14:textId="77777777" w:rsidR="00570E2D" w:rsidRDefault="00F854A4">
      <w:pPr>
        <w:numPr>
          <w:ilvl w:val="0"/>
          <w:numId w:val="4"/>
        </w:numPr>
      </w:pPr>
      <w:r>
        <w:t>Three tributaries of the lower Kenai River</w:t>
      </w:r>
    </w:p>
    <w:p w14:paraId="7A8DFEFB" w14:textId="77777777" w:rsidR="00570E2D" w:rsidRDefault="00F854A4">
      <w:pPr>
        <w:numPr>
          <w:ilvl w:val="1"/>
          <w:numId w:val="5"/>
        </w:numPr>
      </w:pPr>
      <w:r>
        <w:t>Moose River</w:t>
      </w:r>
    </w:p>
    <w:p w14:paraId="347BD0BB" w14:textId="77777777" w:rsidR="00570E2D" w:rsidRDefault="00F854A4">
      <w:pPr>
        <w:numPr>
          <w:ilvl w:val="1"/>
          <w:numId w:val="5"/>
        </w:numPr>
      </w:pPr>
      <w:r>
        <w:t>Beaver Creek</w:t>
      </w:r>
    </w:p>
    <w:p w14:paraId="0D035EFE" w14:textId="77777777" w:rsidR="00570E2D" w:rsidRDefault="00F854A4">
      <w:pPr>
        <w:numPr>
          <w:ilvl w:val="1"/>
          <w:numId w:val="5"/>
        </w:numPr>
      </w:pPr>
      <w:r>
        <w:t>Funny River</w:t>
      </w:r>
    </w:p>
    <w:p w14:paraId="555FED92" w14:textId="77777777" w:rsidR="00570E2D" w:rsidRDefault="00F854A4">
      <w:pPr>
        <w:numPr>
          <w:ilvl w:val="0"/>
          <w:numId w:val="4"/>
        </w:numPr>
      </w:pPr>
      <w:r>
        <w:t>One tributary of the lower Kasilof River</w:t>
      </w:r>
    </w:p>
    <w:p w14:paraId="5C29D5D3" w14:textId="77777777" w:rsidR="00570E2D" w:rsidRDefault="00F854A4">
      <w:pPr>
        <w:pStyle w:val="Compact"/>
        <w:numPr>
          <w:ilvl w:val="1"/>
          <w:numId w:val="6"/>
        </w:numPr>
      </w:pPr>
      <w:r>
        <w:t>Crooked Creek</w:t>
      </w:r>
    </w:p>
    <w:p w14:paraId="4BFCED0C" w14:textId="77777777" w:rsidR="00570E2D" w:rsidRDefault="00F854A4">
      <w:pPr>
        <w:pStyle w:val="FirstParagraph"/>
      </w:pPr>
      <w:r>
        <w:t xml:space="preserve">The ArcGIS Online project map may be accessed below or at </w:t>
      </w:r>
      <w:hyperlink r:id="rId13">
        <w:r>
          <w:rPr>
            <w:rStyle w:val="Hyperlink"/>
          </w:rPr>
          <w:t>ArcGIS Online (Click Here: https://arcg.is/0vaueq)</w:t>
        </w:r>
      </w:hyperlink>
      <w:r>
        <w:t>.</w:t>
      </w:r>
    </w:p>
    <w:p w14:paraId="411EC6B1" w14:textId="77777777" w:rsidR="00570E2D" w:rsidRDefault="00F854A4">
      <w:pPr>
        <w:pStyle w:val="BodyText"/>
      </w:pPr>
      <w:r>
        <w:t>The online map contains layers with the following data:</w:t>
      </w:r>
    </w:p>
    <w:p w14:paraId="54B94C44" w14:textId="77777777" w:rsidR="00570E2D" w:rsidRDefault="00F854A4">
      <w:pPr>
        <w:numPr>
          <w:ilvl w:val="0"/>
          <w:numId w:val="7"/>
        </w:numPr>
      </w:pPr>
      <w:r>
        <w:t>Project Watershed Boundaries</w:t>
      </w:r>
    </w:p>
    <w:p w14:paraId="63AFAFFB" w14:textId="77777777" w:rsidR="00570E2D" w:rsidRDefault="00F854A4">
      <w:pPr>
        <w:numPr>
          <w:ilvl w:val="0"/>
          <w:numId w:val="7"/>
        </w:numPr>
      </w:pPr>
      <w:r>
        <w:t>National Hydrography Database (rivers, lakes, streams, etc)</w:t>
      </w:r>
    </w:p>
    <w:p w14:paraId="65FF23DF" w14:textId="77777777" w:rsidR="00570E2D" w:rsidRDefault="00F854A4">
      <w:pPr>
        <w:numPr>
          <w:ilvl w:val="0"/>
          <w:numId w:val="7"/>
        </w:numPr>
      </w:pPr>
      <w:r>
        <w:t>Anadromous Waters Catalog</w:t>
      </w:r>
    </w:p>
    <w:p w14:paraId="08100D3D" w14:textId="77777777" w:rsidR="00570E2D" w:rsidRDefault="00F854A4">
      <w:pPr>
        <w:numPr>
          <w:ilvl w:val="1"/>
          <w:numId w:val="8"/>
        </w:numPr>
      </w:pPr>
      <w:r>
        <w:t>Streams</w:t>
      </w:r>
    </w:p>
    <w:p w14:paraId="6AD88DDC" w14:textId="77777777" w:rsidR="00570E2D" w:rsidRDefault="00F854A4">
      <w:pPr>
        <w:numPr>
          <w:ilvl w:val="1"/>
          <w:numId w:val="8"/>
        </w:numPr>
      </w:pPr>
      <w:r>
        <w:t>Lakes</w:t>
      </w:r>
    </w:p>
    <w:p w14:paraId="10C733AD" w14:textId="77777777" w:rsidR="00570E2D" w:rsidRDefault="00F854A4">
      <w:pPr>
        <w:numPr>
          <w:ilvl w:val="0"/>
          <w:numId w:val="7"/>
        </w:numPr>
      </w:pPr>
      <w:r>
        <w:t>Kenai Peninsula Borough Parcel Boundaries</w:t>
      </w:r>
    </w:p>
    <w:p w14:paraId="451625FA" w14:textId="77777777" w:rsidR="00570E2D" w:rsidRDefault="00F854A4">
      <w:pPr>
        <w:numPr>
          <w:ilvl w:val="0"/>
          <w:numId w:val="7"/>
        </w:numPr>
      </w:pPr>
      <w:r>
        <w:t xml:space="preserve">Thermal Imagery Data from NV5 Geospatial </w:t>
      </w:r>
      <w:del w:id="119" w:author="Sue Mauger" w:date="2023-01-20T17:39:00Z">
        <w:r>
          <w:delText>consultants</w:delText>
        </w:r>
      </w:del>
      <w:del w:id="120" w:author="Sue Mauger" w:date="2023-01-20T17:45:00Z">
        <w:r>
          <w:delText xml:space="preserve"> </w:delText>
        </w:r>
      </w:del>
      <w:r>
        <w:t>report</w:t>
      </w:r>
    </w:p>
    <w:p w14:paraId="7DBBAF26" w14:textId="77777777" w:rsidR="00570E2D" w:rsidRDefault="00F854A4">
      <w:pPr>
        <w:numPr>
          <w:ilvl w:val="1"/>
          <w:numId w:val="9"/>
        </w:numPr>
      </w:pPr>
      <w:r>
        <w:t>Significant Thermal Features (identified from thermal imagery)</w:t>
      </w:r>
    </w:p>
    <w:p w14:paraId="243B4203" w14:textId="77777777" w:rsidR="00570E2D" w:rsidRDefault="00F854A4">
      <w:pPr>
        <w:numPr>
          <w:ilvl w:val="1"/>
          <w:numId w:val="9"/>
        </w:numPr>
      </w:pPr>
      <w:r>
        <w:t>Longitudinal Temperature Profiles (main channel temperatures of study streams)</w:t>
      </w:r>
    </w:p>
    <w:p w14:paraId="106034A6" w14:textId="77777777" w:rsidR="00570E2D" w:rsidRDefault="00F854A4">
      <w:pPr>
        <w:numPr>
          <w:ilvl w:val="1"/>
          <w:numId w:val="9"/>
        </w:numPr>
      </w:pPr>
      <w:r>
        <w:t>Water Temperature Logger Sites</w:t>
      </w:r>
    </w:p>
    <w:p w14:paraId="55D089B0" w14:textId="77777777" w:rsidR="00570E2D" w:rsidRDefault="00F854A4">
      <w:pPr>
        <w:pStyle w:val="Heading1"/>
      </w:pPr>
      <w:bookmarkStart w:id="121" w:name="_Toc122537822"/>
      <w:bookmarkStart w:id="122" w:name="thermal-imagery-data"/>
      <w:bookmarkEnd w:id="118"/>
      <w:r>
        <w:lastRenderedPageBreak/>
        <w:t>3. Thermal Imagery Data</w:t>
      </w:r>
      <w:bookmarkEnd w:id="121"/>
    </w:p>
    <w:p w14:paraId="3C3F066B" w14:textId="77777777" w:rsidR="00570E2D" w:rsidRDefault="00F854A4">
      <w:pPr>
        <w:pStyle w:val="FirstParagraph"/>
      </w:pPr>
      <w:r>
        <w:t xml:space="preserve">To acquire and prepare thermal aerial infrared imagery, we worked with </w:t>
      </w:r>
      <w:hyperlink r:id="rId14">
        <w:r>
          <w:rPr>
            <w:rStyle w:val="Hyperlink"/>
          </w:rPr>
          <w:t>NV5 Geospatial</w:t>
        </w:r>
      </w:hyperlink>
      <w:r>
        <w:rPr>
          <w:rStyle w:val="FootnoteReference"/>
        </w:rPr>
        <w:footnoteReference w:id="5"/>
      </w:r>
      <w:r>
        <w:t xml:space="preserve"> (formerly Watershed Sciences, Inc), a contractor who has led prior efforts in the region to gather thermal aerial infrared data for aquatic habitat research (Watershed Sciences 2010).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14:paraId="58E61CC6" w14:textId="77777777" w:rsidR="00570E2D" w:rsidRDefault="00F854A4">
      <w:pPr>
        <w:pStyle w:val="BodyText"/>
      </w:pPr>
      <w:r>
        <w:t>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14:paraId="0EEAB2F9" w14:textId="77777777" w:rsidR="00570E2D" w:rsidRDefault="00F854A4">
      <w:pPr>
        <w:pStyle w:val="BodyText"/>
      </w:pPr>
      <w:r>
        <w:t>Specific deliverables generated by NV5 Geospatial from the thermal imagery data include:</w:t>
      </w:r>
    </w:p>
    <w:p w14:paraId="5CE0A22B" w14:textId="77777777" w:rsidR="00570E2D" w:rsidRDefault="00F854A4">
      <w:pPr>
        <w:numPr>
          <w:ilvl w:val="0"/>
          <w:numId w:val="10"/>
        </w:numPr>
      </w:pPr>
      <w:r>
        <w:t>Rasters (map image files; .tif and .jpg formats)</w:t>
      </w:r>
    </w:p>
    <w:p w14:paraId="30BA2FCD" w14:textId="77777777" w:rsidR="00570E2D" w:rsidRDefault="00F854A4">
      <w:pPr>
        <w:numPr>
          <w:ilvl w:val="0"/>
          <w:numId w:val="10"/>
        </w:numPr>
      </w:pPr>
      <w:r>
        <w:t>Shapefiles (longitudinal temperature profiles, stream centerlines, others; .shp format)</w:t>
      </w:r>
    </w:p>
    <w:p w14:paraId="71C89FB0" w14:textId="77777777" w:rsidR="00570E2D" w:rsidRDefault="00F854A4">
      <w:pPr>
        <w:numPr>
          <w:ilvl w:val="0"/>
          <w:numId w:val="10"/>
        </w:numPr>
      </w:pPr>
      <w:r>
        <w:t>Other supplemental items (coordinates of significant thermal features, maps and figures, and others)</w:t>
      </w:r>
    </w:p>
    <w:p w14:paraId="38A3296F" w14:textId="77777777" w:rsidR="00570E2D" w:rsidRDefault="00F854A4">
      <w:pPr>
        <w:pStyle w:val="FirstParagraph"/>
      </w:pPr>
      <w:r>
        <w:t>The full technical report from NV5 Geospatial describing detailed methods and interpretation can be downloaded at the following link in the online version of this report:</w:t>
      </w:r>
    </w:p>
    <w:p w14:paraId="667962F6" w14:textId="77777777" w:rsidR="00570E2D" w:rsidRDefault="00F854A4">
      <w:pPr>
        <w:pStyle w:val="BodyText"/>
      </w:pPr>
      <w:r>
        <w:t xml:space="preserve"> The image raster files are of a large size (~3 GB) and may be acquired by contacting staff at Cook Inletkeeper (sue@inletkeeper.org), Kenai Watershed Forum (hydrology@kenaiwatershed.org), or Kachemak Heritage Land Trust (info@kachemaklandtrust.org).</w:t>
      </w:r>
    </w:p>
    <w:p w14:paraId="59D656D3" w14:textId="77777777" w:rsidR="00570E2D" w:rsidRDefault="00570E2D">
      <w:pPr>
        <w:pStyle w:val="BodyText"/>
      </w:pPr>
    </w:p>
    <w:p w14:paraId="0ECDC63B" w14:textId="77777777" w:rsidR="00570E2D" w:rsidRDefault="00F854A4">
      <w:pPr>
        <w:pStyle w:val="Heading2"/>
      </w:pPr>
      <w:bookmarkStart w:id="123" w:name="_Toc122537823"/>
      <w:bookmarkStart w:id="124" w:name="parcel-data-summary"/>
      <w:r>
        <w:t>3.1 Parcel data summary</w:t>
      </w:r>
      <w:bookmarkEnd w:id="123"/>
    </w:p>
    <w:p w14:paraId="073A764A" w14:textId="77777777" w:rsidR="00570E2D" w:rsidRDefault="00F854A4">
      <w:pPr>
        <w:pStyle w:val="FirstParagraph"/>
      </w:pPr>
      <w:r>
        <w:t>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14:paraId="68D8B8D7" w14:textId="77777777" w:rsidR="00570E2D" w:rsidRDefault="00F854A4">
      <w:pPr>
        <w:pStyle w:val="BodyText"/>
      </w:pPr>
      <w:r>
        <w:rPr>
          <w:b/>
          <w:bCs/>
        </w:rPr>
        <w:t>?@fig-parcel-plot</w:t>
      </w:r>
      <w:r>
        <w:t xml:space="preserve"> summarizes the ownership type of these parcels by general category of owner type.</w:t>
      </w:r>
    </w:p>
    <w:p w14:paraId="5D3806A4" w14:textId="77777777" w:rsidR="00570E2D" w:rsidRDefault="00F854A4">
      <w:pPr>
        <w:pStyle w:val="BodyText"/>
      </w:pPr>
      <w:r>
        <w:rPr>
          <w:noProof/>
        </w:rPr>
        <w:lastRenderedPageBreak/>
        <w:drawing>
          <wp:inline distT="0" distB="0" distL="0" distR="0" wp14:anchorId="0D386375" wp14:editId="474C2B69">
            <wp:extent cx="4572000" cy="3657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hermal_imagery_data_files/figure-docx/parcel-plot-1.png"/>
                    <pic:cNvPicPr>
                      <a:picLocks noChangeAspect="1" noChangeArrowheads="1"/>
                    </pic:cNvPicPr>
                  </pic:nvPicPr>
                  <pic:blipFill>
                    <a:blip r:embed="rId15"/>
                    <a:stretch>
                      <a:fillRect/>
                    </a:stretch>
                  </pic:blipFill>
                  <pic:spPr bwMode="auto">
                    <a:xfrm>
                      <a:off x="0" y="0"/>
                      <a:ext cx="4572000" cy="3657600"/>
                    </a:xfrm>
                    <a:prstGeom prst="rect">
                      <a:avLst/>
                    </a:prstGeom>
                    <a:noFill/>
                    <a:ln w="9525">
                      <a:noFill/>
                      <a:headEnd/>
                      <a:tailEnd/>
                    </a:ln>
                  </pic:spPr>
                </pic:pic>
              </a:graphicData>
            </a:graphic>
          </wp:inline>
        </w:drawing>
      </w:r>
    </w:p>
    <w:p w14:paraId="4963A90E" w14:textId="77777777" w:rsidR="00570E2D" w:rsidRDefault="00570E2D">
      <w:pPr>
        <w:pStyle w:val="BodyText"/>
      </w:pPr>
    </w:p>
    <w:p w14:paraId="0F595202" w14:textId="77777777" w:rsidR="00570E2D" w:rsidRDefault="00F854A4">
      <w:pPr>
        <w:pStyle w:val="Heading2"/>
      </w:pPr>
      <w:bookmarkStart w:id="125" w:name="_Toc122537824"/>
      <w:bookmarkStart w:id="126" w:name="ground-truth-data"/>
      <w:bookmarkEnd w:id="124"/>
      <w:r>
        <w:t>3.2 Ground truth data</w:t>
      </w:r>
      <w:bookmarkEnd w:id="125"/>
    </w:p>
    <w:p w14:paraId="70ABDAFC" w14:textId="2BAA5B8D" w:rsidR="00570E2D" w:rsidRDefault="00F854A4">
      <w:pPr>
        <w:pStyle w:val="FirstParagraph"/>
      </w:pPr>
      <w:r>
        <w:t>On July 7-8, 2021</w:t>
      </w:r>
      <w:ins w:id="127" w:author="KHLT Director" w:date="2023-01-20T10:04:00Z">
        <w:r w:rsidR="009F68F6">
          <w:t>,</w:t>
        </w:r>
      </w:ins>
      <w:r>
        <w:t xml:space="preserve"> we visited a subset of sites identified by the NV5 Geospatial </w:t>
      </w:r>
      <w:del w:id="128" w:author="Sue Mauger" w:date="2023-01-20T17:41:00Z">
        <w:r>
          <w:delText xml:space="preserve">Consultants </w:delText>
        </w:r>
      </w:del>
      <w:r>
        <w:t>report as cold</w:t>
      </w:r>
      <w:ins w:id="129" w:author="Sue Mauger" w:date="2023-01-20T17:41:00Z">
        <w:r w:rsidR="00805136">
          <w:t>-</w:t>
        </w:r>
      </w:ins>
      <w:del w:id="130" w:author="Sue Mauger" w:date="2023-01-20T17:41:00Z">
        <w:r>
          <w:delText xml:space="preserve"> </w:delText>
        </w:r>
      </w:del>
      <w:r>
        <w:t xml:space="preserve">water features. We visited 12 of 63 total sites. We recorded surface water temperatures of the identified features as well as the adjacent main stem using a </w:t>
      </w:r>
      <w:del w:id="131" w:author="Sue Mauger" w:date="2023-01-20T17:41:00Z">
        <w:r>
          <w:delText xml:space="preserve">using a </w:delText>
        </w:r>
      </w:del>
      <w:r>
        <w:t>Hach Sension 5 portable meter. The average time difference between main stem temperature observation and off-channel observation was 13.9 minutes. We created a graphic sketch of the layout of each feature, and recorded site photos.</w:t>
      </w:r>
    </w:p>
    <w:p w14:paraId="0BFCE199" w14:textId="77777777" w:rsidR="00570E2D" w:rsidRDefault="00F854A4">
      <w:pPr>
        <w:pStyle w:val="BodyText"/>
      </w:pPr>
      <w:r>
        <w:t>Field forms, including site sketches, can be accessed at the following link:</w:t>
      </w:r>
    </w:p>
    <w:p w14:paraId="7F675B5B" w14:textId="77777777" w:rsidR="00570E2D" w:rsidRDefault="00570E2D">
      <w:pPr>
        <w:pStyle w:val="BodyText"/>
      </w:pPr>
    </w:p>
    <w:p w14:paraId="3B28BBC7" w14:textId="4F8CC4CC" w:rsidR="00570E2D" w:rsidRDefault="00F854A4">
      <w:pPr>
        <w:pStyle w:val="BodyText"/>
      </w:pPr>
      <w:r>
        <w:t>In general</w:t>
      </w:r>
      <w:ins w:id="132" w:author="KHLT Director" w:date="2023-01-20T10:04:00Z">
        <w:r w:rsidR="009F68F6">
          <w:t>,</w:t>
        </w:r>
      </w:ins>
      <w:ins w:id="133" w:author="KHLT Director" w:date="2023-01-20T10:05:00Z">
        <w:r w:rsidR="009F68F6">
          <w:t xml:space="preserve"> </w:t>
        </w:r>
      </w:ins>
      <w:del w:id="134" w:author="KHLT Director" w:date="2023-01-20T10:04:00Z">
        <w:r w:rsidDel="009F68F6">
          <w:delText xml:space="preserve"> </w:delText>
        </w:r>
      </w:del>
      <w:r>
        <w:t xml:space="preserve">we observed symmetry in the pattern of temperature contrast for both our ground-truthed data as well as temperatures observed from the thermal aerial infrared dataset. This indicates that the temperature contrasts identified from the aerial imagery are persistent and not ephemeral. </w:t>
      </w:r>
      <w:hyperlink w:anchor="fig-gt-tir-obs-beaver">
        <w:r>
          <w:rPr>
            <w:rStyle w:val="Hyperlink"/>
          </w:rPr>
          <w:t>Figure 3.1</w:t>
        </w:r>
      </w:hyperlink>
      <w:r>
        <w:t xml:space="preserve"> through </w:t>
      </w:r>
      <w:hyperlink w:anchor="fig-gt-tir-obs-funny">
        <w:r>
          <w:rPr>
            <w:rStyle w:val="Hyperlink"/>
          </w:rPr>
          <w:t>Figure 3.3</w:t>
        </w:r>
      </w:hyperlink>
      <w:r>
        <w:t xml:space="preserve"> visualize water temperature data sourced from the significant features in aerial imagery on July 20, 2020 along with ground-truthed measurements from July 7-8, 2021.</w:t>
      </w:r>
    </w:p>
    <w:p w14:paraId="24B895BD" w14:textId="77777777" w:rsidR="00570E2D" w:rsidRDefault="00F854A4">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w:t>
      </w:r>
      <w:r>
        <w:lastRenderedPageBreak/>
        <w:t>two-meter radius are evaluated. See the, “Interpretation and Sampling” section in the technical report from NV5 Geospatial</w:t>
      </w:r>
      <w:del w:id="135" w:author="Sue Mauger" w:date="2023-01-20T17:45:00Z">
        <w:r>
          <w:delText xml:space="preserve"> Consultants</w:delText>
        </w:r>
      </w:del>
      <w:r>
        <w:t>, available for download above (NV5 Geospatial 2021).</w:t>
      </w:r>
    </w:p>
    <w:p w14:paraId="58554255" w14:textId="77777777" w:rsidR="00570E2D" w:rsidRDefault="00570E2D">
      <w:pPr>
        <w:pStyle w:val="BodyText"/>
      </w:pPr>
    </w:p>
    <w:p w14:paraId="59DEAC71" w14:textId="77777777" w:rsidR="00570E2D" w:rsidRDefault="00570E2D">
      <w:pPr>
        <w:pStyle w:val="BodyText"/>
      </w:pPr>
    </w:p>
    <w:p w14:paraId="4E8A44AA" w14:textId="77777777" w:rsidR="00570E2D" w:rsidRDefault="00570E2D">
      <w:pPr>
        <w:pStyle w:val="BodyText"/>
      </w:pPr>
    </w:p>
    <w:tbl>
      <w:tblPr>
        <w:tblStyle w:val="Table"/>
        <w:tblW w:w="5000" w:type="pct"/>
        <w:tblLook w:val="0000" w:firstRow="0" w:lastRow="0" w:firstColumn="0" w:lastColumn="0" w:noHBand="0" w:noVBand="0"/>
        <w:tblPrChange w:id="136" w:author="Sue Mauger" w:date="2023-01-23T14:40:00Z">
          <w:tblPr>
            <w:tblStyle w:val="Table"/>
            <w:tblW w:w="5000" w:type="pct"/>
            <w:tblLook w:val="0000" w:firstRow="0" w:lastRow="0" w:firstColumn="0" w:lastColumn="0" w:noHBand="0" w:noVBand="0"/>
          </w:tblPr>
        </w:tblPrChange>
      </w:tblPr>
      <w:tblGrid>
        <w:gridCol w:w="9360"/>
        <w:tblGridChange w:id="137">
          <w:tblGrid>
            <w:gridCol w:w="9360"/>
          </w:tblGrid>
        </w:tblGridChange>
      </w:tblGrid>
      <w:tr w:rsidR="00570E2D" w14:paraId="52B9C372" w14:textId="77777777">
        <w:tc>
          <w:tcPr>
            <w:tcW w:w="0" w:type="auto"/>
            <w:tcPrChange w:id="138" w:author="Sue Mauger" w:date="2023-01-23T14:40:00Z">
              <w:tcPr>
                <w:tcW w:w="0" w:type="auto"/>
              </w:tcPr>
            </w:tcPrChange>
          </w:tcPr>
          <w:p w14:paraId="297910E4" w14:textId="77777777" w:rsidR="00570E2D" w:rsidRDefault="00F854A4">
            <w:pPr>
              <w:pStyle w:val="Figure"/>
              <w:jc w:val="center"/>
            </w:pPr>
            <w:bookmarkStart w:id="139" w:name="fig-gt-tir-obs-beaver"/>
            <w:r>
              <w:rPr>
                <w:noProof/>
              </w:rPr>
              <w:lastRenderedPageBreak/>
              <w:drawing>
                <wp:inline distT="0" distB="0" distL="0" distR="0" wp14:anchorId="502A45EB" wp14:editId="00C91BFF">
                  <wp:extent cx="5334000" cy="7112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thermal_imagery_data_files/figure-docx/fig-gt-tir-obs-beaver-1.png"/>
                          <pic:cNvPicPr>
                            <a:picLocks noChangeAspect="1" noChangeArrowheads="1"/>
                          </pic:cNvPicPr>
                        </pic:nvPicPr>
                        <pic:blipFill>
                          <a:blip r:embed="rId16"/>
                          <a:stretch>
                            <a:fillRect/>
                          </a:stretch>
                        </pic:blipFill>
                        <pic:spPr bwMode="auto">
                          <a:xfrm>
                            <a:off x="0" y="0"/>
                            <a:ext cx="5334000" cy="7112000"/>
                          </a:xfrm>
                          <a:prstGeom prst="rect">
                            <a:avLst/>
                          </a:prstGeom>
                          <a:noFill/>
                          <a:ln w="9525">
                            <a:noFill/>
                            <a:headEnd/>
                            <a:tailEnd/>
                          </a:ln>
                        </pic:spPr>
                      </pic:pic>
                    </a:graphicData>
                  </a:graphic>
                </wp:inline>
              </w:drawing>
            </w:r>
          </w:p>
          <w:p w14:paraId="2489BA38" w14:textId="77777777" w:rsidR="00570E2D" w:rsidRDefault="00F854A4">
            <w:pPr>
              <w:pStyle w:val="ImageCaption"/>
              <w:spacing w:before="200"/>
            </w:pPr>
            <w:r>
              <w:t>Figure 3.1: Beaver Creek water temperatures, ground truth and thermal infrared imagery observations.</w:t>
            </w:r>
          </w:p>
        </w:tc>
        <w:bookmarkEnd w:id="139"/>
      </w:tr>
    </w:tbl>
    <w:p w14:paraId="3B8BC2BB" w14:textId="77777777" w:rsidR="00570E2D" w:rsidRDefault="00570E2D">
      <w:pPr>
        <w:pStyle w:val="BodyText"/>
      </w:pPr>
    </w:p>
    <w:tbl>
      <w:tblPr>
        <w:tblStyle w:val="Table"/>
        <w:tblW w:w="5000" w:type="pct"/>
        <w:tblLook w:val="0000" w:firstRow="0" w:lastRow="0" w:firstColumn="0" w:lastColumn="0" w:noHBand="0" w:noVBand="0"/>
        <w:tblPrChange w:id="140" w:author="Sue Mauger" w:date="2023-01-23T14:40:00Z">
          <w:tblPr>
            <w:tblStyle w:val="Table"/>
            <w:tblW w:w="5000" w:type="pct"/>
            <w:tblLook w:val="0000" w:firstRow="0" w:lastRow="0" w:firstColumn="0" w:lastColumn="0" w:noHBand="0" w:noVBand="0"/>
          </w:tblPr>
        </w:tblPrChange>
      </w:tblPr>
      <w:tblGrid>
        <w:gridCol w:w="9360"/>
        <w:tblGridChange w:id="141">
          <w:tblGrid>
            <w:gridCol w:w="9360"/>
          </w:tblGrid>
        </w:tblGridChange>
      </w:tblGrid>
      <w:tr w:rsidR="00570E2D" w14:paraId="0B5B297E" w14:textId="77777777">
        <w:tc>
          <w:tcPr>
            <w:tcW w:w="0" w:type="auto"/>
            <w:tcPrChange w:id="142" w:author="Sue Mauger" w:date="2023-01-23T14:40:00Z">
              <w:tcPr>
                <w:tcW w:w="0" w:type="auto"/>
              </w:tcPr>
            </w:tcPrChange>
          </w:tcPr>
          <w:p w14:paraId="7BBA635C" w14:textId="77777777" w:rsidR="00570E2D" w:rsidRDefault="00F854A4">
            <w:pPr>
              <w:pStyle w:val="Figure"/>
              <w:jc w:val="center"/>
            </w:pPr>
            <w:bookmarkStart w:id="143" w:name="fig-gt-tir-obs-crooked"/>
            <w:r>
              <w:rPr>
                <w:noProof/>
              </w:rPr>
              <w:lastRenderedPageBreak/>
              <w:drawing>
                <wp:inline distT="0" distB="0" distL="0" distR="0" wp14:anchorId="3E43AE06" wp14:editId="4577F259">
                  <wp:extent cx="53340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thermal_imagery_data_files/figure-docx/fig-gt-tir-obs-crooked-1.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3882C20C" w14:textId="77777777" w:rsidR="00570E2D" w:rsidRDefault="00F854A4">
            <w:pPr>
              <w:pStyle w:val="ImageCaption"/>
              <w:spacing w:before="200"/>
            </w:pPr>
            <w:r>
              <w:t>Figure 3.2: Crooked Creek water temperatures, ground truth and thermal infrared imagery observations.</w:t>
            </w:r>
          </w:p>
        </w:tc>
        <w:bookmarkEnd w:id="143"/>
      </w:tr>
    </w:tbl>
    <w:p w14:paraId="4353862A" w14:textId="77777777" w:rsidR="00570E2D" w:rsidRDefault="00570E2D">
      <w:pPr>
        <w:pStyle w:val="BodyText"/>
      </w:pPr>
    </w:p>
    <w:tbl>
      <w:tblPr>
        <w:tblStyle w:val="Table"/>
        <w:tblW w:w="5000" w:type="pct"/>
        <w:tblLook w:val="0000" w:firstRow="0" w:lastRow="0" w:firstColumn="0" w:lastColumn="0" w:noHBand="0" w:noVBand="0"/>
        <w:tblPrChange w:id="144" w:author="Sue Mauger" w:date="2023-01-23T14:40:00Z">
          <w:tblPr>
            <w:tblStyle w:val="Table"/>
            <w:tblW w:w="5000" w:type="pct"/>
            <w:tblLook w:val="0000" w:firstRow="0" w:lastRow="0" w:firstColumn="0" w:lastColumn="0" w:noHBand="0" w:noVBand="0"/>
          </w:tblPr>
        </w:tblPrChange>
      </w:tblPr>
      <w:tblGrid>
        <w:gridCol w:w="9360"/>
        <w:tblGridChange w:id="145">
          <w:tblGrid>
            <w:gridCol w:w="9360"/>
          </w:tblGrid>
        </w:tblGridChange>
      </w:tblGrid>
      <w:tr w:rsidR="00570E2D" w14:paraId="2D766F17" w14:textId="77777777">
        <w:tc>
          <w:tcPr>
            <w:tcW w:w="0" w:type="auto"/>
            <w:tcPrChange w:id="146" w:author="Sue Mauger" w:date="2023-01-23T14:40:00Z">
              <w:tcPr>
                <w:tcW w:w="0" w:type="auto"/>
              </w:tcPr>
            </w:tcPrChange>
          </w:tcPr>
          <w:p w14:paraId="764EC65B" w14:textId="77777777" w:rsidR="00570E2D" w:rsidRDefault="00F854A4">
            <w:pPr>
              <w:pStyle w:val="Figure"/>
              <w:jc w:val="center"/>
            </w:pPr>
            <w:bookmarkStart w:id="147" w:name="fig-gt-tir-obs-funny"/>
            <w:r>
              <w:rPr>
                <w:noProof/>
              </w:rPr>
              <w:lastRenderedPageBreak/>
              <w:drawing>
                <wp:inline distT="0" distB="0" distL="0" distR="0" wp14:anchorId="2599214B" wp14:editId="7E9EEF5E">
                  <wp:extent cx="5334000" cy="4445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thermal_imagery_data_files/figure-docx/fig-gt-tir-obs-funny-1.png"/>
                          <pic:cNvPicPr>
                            <a:picLocks noChangeAspect="1" noChangeArrowheads="1"/>
                          </pic:cNvPicPr>
                        </pic:nvPicPr>
                        <pic:blipFill>
                          <a:blip r:embed="rId18"/>
                          <a:stretch>
                            <a:fillRect/>
                          </a:stretch>
                        </pic:blipFill>
                        <pic:spPr bwMode="auto">
                          <a:xfrm>
                            <a:off x="0" y="0"/>
                            <a:ext cx="5334000" cy="4445000"/>
                          </a:xfrm>
                          <a:prstGeom prst="rect">
                            <a:avLst/>
                          </a:prstGeom>
                          <a:noFill/>
                          <a:ln w="9525">
                            <a:noFill/>
                            <a:headEnd/>
                            <a:tailEnd/>
                          </a:ln>
                        </pic:spPr>
                      </pic:pic>
                    </a:graphicData>
                  </a:graphic>
                </wp:inline>
              </w:drawing>
            </w:r>
          </w:p>
          <w:p w14:paraId="471C8DBD" w14:textId="77777777" w:rsidR="00570E2D" w:rsidRDefault="00F854A4">
            <w:pPr>
              <w:pStyle w:val="ImageCaption"/>
              <w:spacing w:before="200"/>
            </w:pPr>
            <w:r>
              <w:t>Figure 3.3: Funny River water temperatures, ground truth and thermal infrared imagery observations.</w:t>
            </w:r>
          </w:p>
        </w:tc>
        <w:bookmarkEnd w:id="147"/>
      </w:tr>
    </w:tbl>
    <w:p w14:paraId="3390A09F" w14:textId="77777777" w:rsidR="00570E2D" w:rsidRDefault="00570E2D">
      <w:pPr>
        <w:pStyle w:val="BodyText"/>
      </w:pPr>
    </w:p>
    <w:p w14:paraId="4E6EB061" w14:textId="77777777" w:rsidR="00570E2D" w:rsidRDefault="00F854A4">
      <w:pPr>
        <w:pStyle w:val="Heading2"/>
      </w:pPr>
      <w:bookmarkStart w:id="148" w:name="_Toc122537825"/>
      <w:bookmarkStart w:id="149" w:name="collaborative-assessment"/>
      <w:bookmarkEnd w:id="126"/>
      <w:r>
        <w:t>3.3 Collaborative Assessment</w:t>
      </w:r>
      <w:bookmarkEnd w:id="148"/>
    </w:p>
    <w:p w14:paraId="0771510F" w14:textId="56824065" w:rsidR="00570E2D" w:rsidRDefault="00F854A4">
      <w:pPr>
        <w:pStyle w:val="FirstParagraph"/>
      </w:pPr>
      <w:r>
        <w:t xml:space="preserve">Researchers with participating organizations assessed conservation strategies within each study </w:t>
      </w:r>
      <w:del w:id="150" w:author="KHLT Director" w:date="2023-01-20T10:05:00Z">
        <w:r w:rsidDel="009F68F6">
          <w:delText>watershed, and</w:delText>
        </w:r>
      </w:del>
      <w:ins w:id="151" w:author="KHLT Director" w:date="2023-01-20T10:05:00Z">
        <w:r w:rsidR="009F68F6">
          <w:t>watershed and</w:t>
        </w:r>
      </w:ins>
      <w:r>
        <w:t xml:space="preserve"> recorded their notes on a shared platform. These collective notes are being used internally to inform strategy for outreach approaches with local property owners.</w:t>
      </w:r>
    </w:p>
    <w:p w14:paraId="213F5B6E" w14:textId="77777777" w:rsidR="00570E2D" w:rsidRDefault="00F854A4">
      <w:pPr>
        <w:pStyle w:val="BodyText"/>
      </w:pPr>
      <w:r>
        <w:t>Data sources used to assess parcel-specific conservation strategies include:</w:t>
      </w:r>
    </w:p>
    <w:p w14:paraId="16A36088" w14:textId="77777777" w:rsidR="00570E2D" w:rsidRDefault="00F854A4">
      <w:pPr>
        <w:numPr>
          <w:ilvl w:val="0"/>
          <w:numId w:val="11"/>
        </w:numPr>
      </w:pPr>
      <w:r>
        <w:t>Custom maps for each significant thermal feature, including information about the parcel or parcels that it occupies</w:t>
      </w:r>
    </w:p>
    <w:p w14:paraId="14BB0585" w14:textId="77777777" w:rsidR="00570E2D" w:rsidRDefault="00F854A4">
      <w:pPr>
        <w:numPr>
          <w:ilvl w:val="0"/>
          <w:numId w:val="11"/>
        </w:numPr>
      </w:pPr>
      <w:r>
        <w:t xml:space="preserve">Information about individual thermal features from the </w:t>
      </w:r>
      <w:r w:rsidR="00426230">
        <w:fldChar w:fldCharType="begin"/>
      </w:r>
      <w:r w:rsidR="00426230">
        <w:instrText xml:space="preserve"> HYPERLINK "https://github.com/Kenai-Watershed-Forum/kenai_thermal_imagery/blob/m</w:instrText>
      </w:r>
      <w:r w:rsidR="00426230">
        <w:instrText xml:space="preserve">aster/documents/TIR_Technical_Data_Report_Kenai_Rivers_20210107.pdf" \h </w:instrText>
      </w:r>
      <w:r w:rsidR="00426230">
        <w:fldChar w:fldCharType="separate"/>
      </w:r>
      <w:r>
        <w:rPr>
          <w:rStyle w:val="Hyperlink"/>
        </w:rPr>
        <w:t xml:space="preserve">NV5 Geospatial </w:t>
      </w:r>
      <w:del w:id="152" w:author="Sue Mauger" w:date="2023-01-20T17:45:00Z">
        <w:r>
          <w:rPr>
            <w:rStyle w:val="Hyperlink"/>
          </w:rPr>
          <w:delText xml:space="preserve">Consultants </w:delText>
        </w:r>
      </w:del>
      <w:r>
        <w:rPr>
          <w:rStyle w:val="Hyperlink"/>
        </w:rPr>
        <w:t>Report</w:t>
      </w:r>
      <w:r w:rsidR="00426230">
        <w:rPr>
          <w:rStyle w:val="Hyperlink"/>
        </w:rPr>
        <w:fldChar w:fldCharType="end"/>
      </w:r>
      <w:r>
        <w:t>, including mean value and contrast with the main stem</w:t>
      </w:r>
    </w:p>
    <w:p w14:paraId="65CF7710" w14:textId="77777777" w:rsidR="00570E2D" w:rsidRDefault="00F854A4">
      <w:pPr>
        <w:numPr>
          <w:ilvl w:val="0"/>
          <w:numId w:val="11"/>
        </w:numPr>
      </w:pPr>
      <w:r>
        <w:t xml:space="preserve">The </w:t>
      </w:r>
      <w:hyperlink r:id="rId19">
        <w:r>
          <w:rPr>
            <w:rStyle w:val="Hyperlink"/>
          </w:rPr>
          <w:t>ArcGIS Online project map</w:t>
        </w:r>
      </w:hyperlink>
    </w:p>
    <w:p w14:paraId="6317800B" w14:textId="77777777" w:rsidR="00570E2D" w:rsidRDefault="00F854A4">
      <w:pPr>
        <w:pStyle w:val="FirstParagraph"/>
      </w:pPr>
      <w:r>
        <w:rPr>
          <w:b/>
          <w:bCs/>
        </w:rPr>
        <w:lastRenderedPageBreak/>
        <w:t>Project collaborators may access the Thermal Imagery Database Google Sheet using the link below:</w:t>
      </w:r>
    </w:p>
    <w:p w14:paraId="17982108" w14:textId="77777777" w:rsidR="00570E2D" w:rsidRDefault="00F854A4">
      <w:pPr>
        <w:pStyle w:val="BodyText"/>
      </w:pPr>
      <w:r>
        <w:rPr>
          <w:b/>
          <w:bCs/>
        </w:rPr>
        <w:t xml:space="preserve">Link: </w:t>
      </w:r>
      <w:hyperlink r:id="rId20">
        <w:r>
          <w:rPr>
            <w:rStyle w:val="Hyperlink"/>
            <w:b/>
            <w:bCs/>
          </w:rPr>
          <w:t>Thermal Imagery Collaborative Assessment</w:t>
        </w:r>
      </w:hyperlink>
    </w:p>
    <w:p w14:paraId="4237ED1F" w14:textId="77777777" w:rsidR="00570E2D" w:rsidRDefault="00F854A4">
      <w:pPr>
        <w:pStyle w:val="BodyText"/>
      </w:pPr>
      <w:r>
        <w:t>An example map is shown in Figure 3.5.</w:t>
      </w:r>
    </w:p>
    <w:tbl>
      <w:tblPr>
        <w:tblStyle w:val="Table"/>
        <w:tblW w:w="5000" w:type="pct"/>
        <w:tblLook w:val="0000" w:firstRow="0" w:lastRow="0" w:firstColumn="0" w:lastColumn="0" w:noHBand="0" w:noVBand="0"/>
        <w:tblPrChange w:id="153" w:author="Sue Mauger" w:date="2023-01-23T14:40:00Z">
          <w:tblPr>
            <w:tblStyle w:val="Table"/>
            <w:tblW w:w="5000" w:type="pct"/>
            <w:tblLook w:val="0000" w:firstRow="0" w:lastRow="0" w:firstColumn="0" w:lastColumn="0" w:noHBand="0" w:noVBand="0"/>
          </w:tblPr>
        </w:tblPrChange>
      </w:tblPr>
      <w:tblGrid>
        <w:gridCol w:w="9360"/>
        <w:tblGridChange w:id="154">
          <w:tblGrid>
            <w:gridCol w:w="9360"/>
          </w:tblGrid>
        </w:tblGridChange>
      </w:tblGrid>
      <w:tr w:rsidR="00570E2D" w14:paraId="796FF6F2" w14:textId="77777777">
        <w:tc>
          <w:tcPr>
            <w:tcW w:w="0" w:type="auto"/>
            <w:tcPrChange w:id="155" w:author="Sue Mauger" w:date="2023-01-23T14:40:00Z">
              <w:tcPr>
                <w:tcW w:w="0" w:type="auto"/>
              </w:tcPr>
            </w:tcPrChange>
          </w:tcPr>
          <w:p w14:paraId="7690A775" w14:textId="77777777" w:rsidR="00570E2D" w:rsidRDefault="00F854A4">
            <w:pPr>
              <w:pStyle w:val="Figure"/>
              <w:jc w:val="center"/>
            </w:pPr>
            <w:bookmarkStart w:id="156" w:name="fig-example-map"/>
            <w:r>
              <w:rPr>
                <w:noProof/>
              </w:rPr>
              <w:drawing>
                <wp:inline distT="0" distB="0" distL="0" distR="0" wp14:anchorId="3251E109" wp14:editId="0A32E1BA">
                  <wp:extent cx="3571875" cy="3095625"/>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mages/Beaver_Crk4.png"/>
                          <pic:cNvPicPr>
                            <a:picLocks noChangeAspect="1" noChangeArrowheads="1"/>
                          </pic:cNvPicPr>
                        </pic:nvPicPr>
                        <pic:blipFill>
                          <a:blip r:embed="rId21"/>
                          <a:stretch>
                            <a:fillRect/>
                          </a:stretch>
                        </pic:blipFill>
                        <pic:spPr bwMode="auto">
                          <a:xfrm>
                            <a:off x="0" y="0"/>
                            <a:ext cx="3571875" cy="3095625"/>
                          </a:xfrm>
                          <a:prstGeom prst="rect">
                            <a:avLst/>
                          </a:prstGeom>
                          <a:noFill/>
                          <a:ln w="9525">
                            <a:noFill/>
                            <a:headEnd/>
                            <a:tailEnd/>
                          </a:ln>
                        </pic:spPr>
                      </pic:pic>
                    </a:graphicData>
                  </a:graphic>
                </wp:inline>
              </w:drawing>
            </w:r>
          </w:p>
          <w:p w14:paraId="2675349B" w14:textId="77777777" w:rsidR="00570E2D" w:rsidRDefault="00F854A4">
            <w:pPr>
              <w:pStyle w:val="ImageCaption"/>
              <w:spacing w:before="200"/>
            </w:pPr>
            <w:r>
              <w:t>Figure 3.4: Example of airborne thermal infrared imagery map with parcel overlay.</w:t>
            </w:r>
          </w:p>
        </w:tc>
        <w:bookmarkEnd w:id="156"/>
      </w:tr>
    </w:tbl>
    <w:p w14:paraId="57619D8B" w14:textId="77777777" w:rsidR="00570E2D" w:rsidRDefault="00F854A4">
      <w:pPr>
        <w:pStyle w:val="Heading1"/>
      </w:pPr>
      <w:bookmarkStart w:id="157" w:name="_Toc122537826"/>
      <w:bookmarkStart w:id="158" w:name="water-temperature-loggers"/>
      <w:bookmarkEnd w:id="122"/>
      <w:bookmarkEnd w:id="149"/>
      <w:r>
        <w:t>4. Water Temperature Loggers</w:t>
      </w:r>
      <w:bookmarkEnd w:id="157"/>
    </w:p>
    <w:p w14:paraId="56E5D29C" w14:textId="77777777" w:rsidR="00570E2D" w:rsidRDefault="00F854A4">
      <w:pPr>
        <w:pStyle w:val="FirstParagraph"/>
      </w:pPr>
      <w:r>
        <w:t>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 (Mauger, Shaftel, et al. 2015b).</w:t>
      </w:r>
    </w:p>
    <w:p w14:paraId="49CD80D7" w14:textId="77777777" w:rsidR="00570E2D" w:rsidRDefault="00F854A4">
      <w:pPr>
        <w:pStyle w:val="BodyText"/>
      </w:pPr>
      <w:r>
        <w:t xml:space="preserve">This section describes methods to visualize and perform basic quality checks on continuous temperature loggers deployed in the study streams. All data files (.csv) used in these analyses can be downloaded from this project’s </w:t>
      </w:r>
      <w:hyperlink r:id="rId22">
        <w:r>
          <w:rPr>
            <w:rStyle w:val="Hyperlink"/>
          </w:rPr>
          <w:t>GitHub repository</w:t>
        </w:r>
      </w:hyperlink>
      <w:r>
        <w:t>.</w:t>
      </w:r>
    </w:p>
    <w:p w14:paraId="6BD48D99" w14:textId="77777777" w:rsidR="00570E2D" w:rsidRDefault="00F854A4">
      <w:pPr>
        <w:pStyle w:val="Heading2"/>
      </w:pPr>
      <w:bookmarkStart w:id="159" w:name="_Toc122537827"/>
      <w:bookmarkStart w:id="160" w:name="locations"/>
      <w:r>
        <w:t>4.1 Locations</w:t>
      </w:r>
      <w:bookmarkEnd w:id="159"/>
    </w:p>
    <w:p w14:paraId="54490A16" w14:textId="77777777" w:rsidR="00570E2D" w:rsidRDefault="00F854A4">
      <w:pPr>
        <w:pStyle w:val="FirstParagraph"/>
      </w:pPr>
      <w:r>
        <w:t>See the Project Map (Section 2) section of this report for locations of water temperature logger sites. The ArcGIS Online layer titled, “Water Temperature Logger Sites” displays these locations.</w:t>
      </w:r>
    </w:p>
    <w:p w14:paraId="1114D03A" w14:textId="77777777" w:rsidR="00570E2D" w:rsidRDefault="00F854A4">
      <w:pPr>
        <w:pStyle w:val="BodyText"/>
      </w:pPr>
      <w:r>
        <w:lastRenderedPageBreak/>
        <w:t>Locations will also be reflected in the Alaska Center for Conservation Science’s AKOATS map (</w:t>
      </w:r>
      <w:hyperlink r:id="rId23">
        <w:r>
          <w:rPr>
            <w:rStyle w:val="Hyperlink"/>
          </w:rPr>
          <w:t>Alaska Online Aquatic Temperature Site</w:t>
        </w:r>
      </w:hyperlink>
      <w:r>
        <w:t>)</w:t>
      </w:r>
      <w:r>
        <w:rPr>
          <w:rStyle w:val="FootnoteReference"/>
        </w:rPr>
        <w:footnoteReference w:id="6"/>
      </w:r>
      <w:r>
        <w:t xml:space="preserve"> in Spring 2023.</w:t>
      </w:r>
    </w:p>
    <w:p w14:paraId="6684F990" w14:textId="77777777" w:rsidR="00570E2D" w:rsidRDefault="00F854A4">
      <w:pPr>
        <w:pStyle w:val="Heading2"/>
      </w:pPr>
      <w:bookmarkStart w:id="161" w:name="_Toc122537828"/>
      <w:bookmarkStart w:id="162" w:name="additional-data-preparation"/>
      <w:bookmarkEnd w:id="160"/>
      <w:r>
        <w:t>4.2 Additional Data Preparation</w:t>
      </w:r>
      <w:bookmarkEnd w:id="161"/>
    </w:p>
    <w:p w14:paraId="166707DF" w14:textId="77777777" w:rsidR="00570E2D" w:rsidRDefault="00F854A4">
      <w:pPr>
        <w:pStyle w:val="FirstParagraph"/>
      </w:pPr>
      <w:r>
        <w:t>Some water temperature time series downloaded from loggers required additional examination in order to prepare them for submission to AKOATS. See Appendix A, Temperature Logger Data Preparation for additional details.</w:t>
      </w:r>
    </w:p>
    <w:p w14:paraId="09A5A179" w14:textId="77777777" w:rsidR="00570E2D" w:rsidRDefault="00570E2D">
      <w:pPr>
        <w:pStyle w:val="BodyText"/>
      </w:pPr>
    </w:p>
    <w:p w14:paraId="32305FEC" w14:textId="77777777" w:rsidR="00570E2D" w:rsidRDefault="00F854A4">
      <w:r>
        <w:br w:type="page"/>
      </w:r>
    </w:p>
    <w:p w14:paraId="04DCA6B9" w14:textId="77777777" w:rsidR="00570E2D" w:rsidRDefault="00F854A4">
      <w:pPr>
        <w:pStyle w:val="Heading1"/>
      </w:pPr>
      <w:bookmarkStart w:id="163" w:name="_Toc122537829"/>
      <w:bookmarkStart w:id="164" w:name="applications"/>
      <w:bookmarkEnd w:id="158"/>
      <w:bookmarkEnd w:id="162"/>
      <w:r>
        <w:lastRenderedPageBreak/>
        <w:t>5. Applications</w:t>
      </w:r>
      <w:bookmarkEnd w:id="163"/>
    </w:p>
    <w:p w14:paraId="1FF4AD59" w14:textId="77777777" w:rsidR="00570E2D" w:rsidRDefault="00F854A4">
      <w:pPr>
        <w:pStyle w:val="FirstParagraph"/>
      </w:pPr>
      <w:r>
        <w:t>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14:paraId="08AAF445" w14:textId="77777777" w:rsidR="00570E2D" w:rsidRDefault="00F854A4">
      <w:pPr>
        <w:pStyle w:val="BodyText"/>
      </w:pPr>
      <w:r>
        <w:t xml:space="preserve">We used the thermal features map layer generated from this project as a tool to help generate comments on a local land management plan. We commented on the </w:t>
      </w:r>
      <w:hyperlink r:id="rId24">
        <w:r>
          <w:rPr>
            <w:rStyle w:val="Hyperlink"/>
          </w:rPr>
          <w:t>City of Kenai 2021 Land Management Plan</w:t>
        </w:r>
      </w:hyperlink>
      <w:r>
        <w:t>, which highlighted a number of parcels in the Beaver Creek corridor, and recommended parcel-specific actions (e.g. retain, sell, re-zone).</w:t>
      </w:r>
    </w:p>
    <w:p w14:paraId="2169B2BE" w14:textId="77777777" w:rsidR="00570E2D" w:rsidRDefault="00F854A4">
      <w:pPr>
        <w:pStyle w:val="BodyText"/>
      </w:pPr>
      <w:r>
        <w:t xml:space="preserve">We created a separate map showing parcels highlighted in the plan, with management status available in a point and click format. The parcels were superimposed on </w:t>
      </w:r>
      <w:del w:id="165" w:author="Sue Mauger" w:date="2023-01-20T17:49:00Z">
        <w:r>
          <w:delText xml:space="preserve">a </w:delText>
        </w:r>
      </w:del>
      <w:r>
        <w:t xml:space="preserve">several layers highlighting ecological values such as wetlands and anadromous streams, as well as the thermal features identified in this project. Methods are described in a separate stand-alone document at </w:t>
      </w:r>
      <w:hyperlink r:id="rId25">
        <w:r>
          <w:rPr>
            <w:rStyle w:val="Hyperlink"/>
          </w:rPr>
          <w:t>https://rpubs.com/kwf/867931</w:t>
        </w:r>
      </w:hyperlink>
      <w:r>
        <w:t>.</w:t>
      </w:r>
    </w:p>
    <w:p w14:paraId="6EFAD4EC" w14:textId="77777777" w:rsidR="00570E2D" w:rsidRDefault="00F854A4">
      <w:pPr>
        <w:pStyle w:val="BodyText"/>
      </w:pPr>
      <w:r>
        <w:t xml:space="preserve">Access the City of Kenai Land Management Plan Comments Map here: </w:t>
      </w:r>
      <w:hyperlink r:id="rId26">
        <w:r>
          <w:rPr>
            <w:rStyle w:val="Hyperlink"/>
          </w:rPr>
          <w:t>https://arcg.is/1Oq9Kq</w:t>
        </w:r>
      </w:hyperlink>
      <w:r>
        <w:t>.</w:t>
      </w:r>
    </w:p>
    <w:p w14:paraId="27C760E4" w14:textId="77777777" w:rsidR="00570E2D" w:rsidRDefault="00F854A4">
      <w:pPr>
        <w:pStyle w:val="BodyText"/>
      </w:pPr>
      <w:r>
        <w:t>Access PDFs of submitted Public Comments below:</w:t>
      </w:r>
    </w:p>
    <w:p w14:paraId="26DCC7BF" w14:textId="77777777" w:rsidR="00570E2D" w:rsidRDefault="00F854A4">
      <w:pPr>
        <w:pStyle w:val="Heading2"/>
      </w:pPr>
      <w:bookmarkStart w:id="166" w:name="_Toc122537830"/>
      <w:bookmarkStart w:id="167" w:name="landowner-outreach"/>
      <w:r>
        <w:t>5.1 Landowner Outreach</w:t>
      </w:r>
      <w:bookmarkEnd w:id="166"/>
    </w:p>
    <w:p w14:paraId="7EE7B7B6" w14:textId="77777777" w:rsidR="00570E2D" w:rsidRDefault="00F854A4">
      <w:pPr>
        <w:pStyle w:val="Heading3"/>
      </w:pPr>
      <w:bookmarkStart w:id="168" w:name="letter"/>
      <w:r>
        <w:t>5.1.1 Letter</w:t>
      </w:r>
    </w:p>
    <w:p w14:paraId="1A7FAC58" w14:textId="740FDFB0" w:rsidR="00570E2D" w:rsidRDefault="00F854A4">
      <w:pPr>
        <w:pStyle w:val="FirstParagraph"/>
      </w:pPr>
      <w:r>
        <w:t>We composed a letter addressed to</w:t>
      </w:r>
      <w:ins w:id="169" w:author="KHLT Director" w:date="2023-01-20T10:05:00Z">
        <w:r w:rsidR="009F68F6">
          <w:t xml:space="preserve"> private</w:t>
        </w:r>
      </w:ins>
      <w:ins w:id="170" w:author="KHLT Director" w:date="2023-01-23T14:40:00Z">
        <w:r>
          <w:t xml:space="preserve"> </w:t>
        </w:r>
      </w:ins>
      <w:r>
        <w:t>landowners whose property contains cold</w:t>
      </w:r>
      <w:ins w:id="171" w:author="Sue Mauger" w:date="2023-01-20T17:50:00Z">
        <w:r w:rsidR="00396905">
          <w:t>-</w:t>
        </w:r>
      </w:ins>
      <w:del w:id="172" w:author="Sue Mauger" w:date="2023-01-20T17:50:00Z">
        <w:r>
          <w:delText xml:space="preserve"> </w:delText>
        </w:r>
      </w:del>
      <w:r>
        <w:t>water features that flow in</w:t>
      </w:r>
      <w:del w:id="173" w:author="Sue Mauger" w:date="2023-01-20T17:50:00Z">
        <w:r>
          <w:delText xml:space="preserve"> </w:delText>
        </w:r>
      </w:del>
      <w:r>
        <w:t>to one of our study streams. This letter describes the nature of the project and the value of cold</w:t>
      </w:r>
      <w:ins w:id="174" w:author="Sue Mauger" w:date="2023-01-20T17:49:00Z">
        <w:r w:rsidR="00396905">
          <w:t>-</w:t>
        </w:r>
      </w:ins>
      <w:del w:id="175" w:author="Sue Mauger" w:date="2023-01-20T17:49:00Z">
        <w:r>
          <w:delText xml:space="preserve"> </w:delText>
        </w:r>
      </w:del>
      <w:r>
        <w:t>water features to salmon habitat. Landowners are invited to contact the researchers if they would like more information about their specific property.</w:t>
      </w:r>
    </w:p>
    <w:p w14:paraId="2F035CC0" w14:textId="200568B0" w:rsidR="00570E2D" w:rsidRDefault="00F854A4">
      <w:pPr>
        <w:pStyle w:val="BodyText"/>
      </w:pPr>
      <w:commentRangeStart w:id="176"/>
      <w:r>
        <w:t xml:space="preserve">A draft version of </w:t>
      </w:r>
      <w:commentRangeEnd w:id="176"/>
      <w:r w:rsidR="00396905">
        <w:rPr>
          <w:rStyle w:val="CommentReference"/>
        </w:rPr>
        <w:commentReference w:id="176"/>
      </w:r>
      <w:r>
        <w:t>the letter to landowners may be accessed below:</w:t>
      </w:r>
    </w:p>
    <w:p w14:paraId="2F09EEBE" w14:textId="77777777" w:rsidR="00570E2D" w:rsidRDefault="00F854A4">
      <w:pPr>
        <w:pStyle w:val="Heading3"/>
      </w:pPr>
      <w:bookmarkStart w:id="177" w:name="postcard"/>
      <w:bookmarkEnd w:id="168"/>
      <w:r>
        <w:t>5.1.2 Postcard</w:t>
      </w:r>
    </w:p>
    <w:p w14:paraId="2B18C352" w14:textId="007A73EC" w:rsidR="00570E2D" w:rsidRDefault="00F854A4">
      <w:pPr>
        <w:pStyle w:val="FirstParagraph"/>
      </w:pPr>
      <w:r>
        <w:t>We designed and mailed a post</w:t>
      </w:r>
      <w:del w:id="178" w:author="Sue Mauger" w:date="2023-01-20T17:50:00Z">
        <w:r>
          <w:delText xml:space="preserve"> </w:delText>
        </w:r>
      </w:del>
      <w:r>
        <w:t>card to landowners whose property contains cold</w:t>
      </w:r>
      <w:ins w:id="179" w:author="Sue Mauger" w:date="2023-01-20T17:50:00Z">
        <w:r w:rsidR="00396905">
          <w:t>-</w:t>
        </w:r>
      </w:ins>
      <w:del w:id="180" w:author="Sue Mauger" w:date="2023-01-20T17:50:00Z">
        <w:r>
          <w:delText xml:space="preserve"> </w:delText>
        </w:r>
      </w:del>
      <w:r>
        <w:t>water features that flow in</w:t>
      </w:r>
      <w:del w:id="181" w:author="Sue Mauger" w:date="2023-01-20T17:50:00Z">
        <w:r>
          <w:delText xml:space="preserve"> </w:delText>
        </w:r>
      </w:del>
      <w:r>
        <w:t>to one of our study streams. The postcard notifies landowners that their specific parcels are of high conservation value, and encourages them contact project scientists to learn more about best practices.</w:t>
      </w:r>
    </w:p>
    <w:p w14:paraId="7009E186" w14:textId="77777777" w:rsidR="00570E2D" w:rsidRDefault="00F854A4">
      <w:pPr>
        <w:pStyle w:val="BodyText"/>
      </w:pPr>
      <w:r>
        <w:t>A PDF proof version of the postcard may be accessed below:</w:t>
      </w:r>
    </w:p>
    <w:p w14:paraId="461DCF7C" w14:textId="77777777" w:rsidR="00570E2D" w:rsidRDefault="00F854A4">
      <w:pPr>
        <w:pStyle w:val="Heading3"/>
      </w:pPr>
      <w:bookmarkStart w:id="182" w:name="X3ad8c0a10608f5b268b3fb4ca4ee27cd9a96a5e"/>
      <w:bookmarkEnd w:id="177"/>
      <w:r>
        <w:t>5.1.3 Communication with</w:t>
      </w:r>
      <w:del w:id="183" w:author="Sue Mauger" w:date="2023-01-20T17:51:00Z">
        <w:r>
          <w:delText xml:space="preserve"> local</w:delText>
        </w:r>
      </w:del>
      <w:r>
        <w:t xml:space="preserve"> State and Federal Agency Staff</w:t>
      </w:r>
    </w:p>
    <w:p w14:paraId="00ADA0FE" w14:textId="76D16FB3" w:rsidR="00570E2D" w:rsidRDefault="00F854A4">
      <w:pPr>
        <w:pStyle w:val="FirstParagraph"/>
      </w:pPr>
      <w:r>
        <w:t>We met with state and federal agency staff to discuss the nature of our research and its applications</w:t>
      </w:r>
      <w:ins w:id="184" w:author="KHLT Director" w:date="2023-01-20T10:06:00Z">
        <w:r w:rsidR="009F68F6">
          <w:t xml:space="preserve"> to discuss use of this data</w:t>
        </w:r>
      </w:ins>
      <w:r>
        <w:t>.</w:t>
      </w:r>
    </w:p>
    <w:p w14:paraId="2005D4B1" w14:textId="77777777" w:rsidR="00570E2D" w:rsidRDefault="00F854A4">
      <w:pPr>
        <w:numPr>
          <w:ilvl w:val="0"/>
          <w:numId w:val="12"/>
        </w:numPr>
      </w:pPr>
      <w:r>
        <w:lastRenderedPageBreak/>
        <w:t>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14:paraId="1ABD486C" w14:textId="71CF6751" w:rsidR="00570E2D" w:rsidRDefault="00F854A4">
      <w:pPr>
        <w:numPr>
          <w:ilvl w:val="0"/>
          <w:numId w:val="12"/>
        </w:numPr>
      </w:pPr>
      <w:r>
        <w:t xml:space="preserve">On June 1, 2022 we met with </w:t>
      </w:r>
      <w:del w:id="185" w:author="Sue Mauger" w:date="2023-01-20T17:53:00Z">
        <w:r>
          <w:delText xml:space="preserve">local U.S. Fish and Wildlife </w:delText>
        </w:r>
      </w:del>
      <w:r>
        <w:t xml:space="preserve">staff </w:t>
      </w:r>
      <w:ins w:id="186" w:author="Sue Mauger" w:date="2023-01-20T17:53:00Z">
        <w:r w:rsidR="00396905">
          <w:t xml:space="preserve">of the Kenai National Wildlife Refuge </w:t>
        </w:r>
      </w:ins>
      <w:r>
        <w:t xml:space="preserve">to discuss the nature of thermal infrared imagery gathered in summer 2022 for a separate </w:t>
      </w:r>
      <w:ins w:id="187" w:author="Sue Mauger" w:date="2023-01-23T14:40:00Z">
        <w:r>
          <w:t>U</w:t>
        </w:r>
      </w:ins>
      <w:ins w:id="188" w:author="Sue Mauger" w:date="2023-01-20T17:54:00Z">
        <w:r w:rsidR="00396905">
          <w:t>.</w:t>
        </w:r>
      </w:ins>
      <w:ins w:id="189" w:author="Sue Mauger" w:date="2023-01-23T14:40:00Z">
        <w:r>
          <w:t>S</w:t>
        </w:r>
      </w:ins>
      <w:ins w:id="190" w:author="Sue Mauger" w:date="2023-01-20T17:54:00Z">
        <w:r w:rsidR="00396905">
          <w:t xml:space="preserve">. </w:t>
        </w:r>
      </w:ins>
      <w:ins w:id="191" w:author="Sue Mauger" w:date="2023-01-23T14:40:00Z">
        <w:r>
          <w:t>FWS</w:t>
        </w:r>
      </w:ins>
      <w:del w:id="192" w:author="Sue Mauger" w:date="2023-01-23T14:40:00Z">
        <w:r>
          <w:delText>USFWS</w:delText>
        </w:r>
      </w:del>
      <w:r>
        <w:t xml:space="preserve"> project related to adult </w:t>
      </w:r>
      <w:del w:id="193" w:author="Sue Mauger" w:date="2023-01-20T17:53:00Z">
        <w:r>
          <w:delText>coho</w:delText>
        </w:r>
      </w:del>
      <w:ins w:id="194" w:author="Sue Mauger" w:date="2023-01-20T17:53:00Z">
        <w:r w:rsidR="00396905">
          <w:t>Coho</w:t>
        </w:r>
      </w:ins>
      <w:r>
        <w:t xml:space="preserve"> salmon movement. These data are currently being evaluated, and it is our hope that they may later also be applicable for the purposes of identify cold water refugia in the conservation priority corridors identified in the Mountains to Sea report (Morton et al. 2015)</w:t>
      </w:r>
    </w:p>
    <w:p w14:paraId="6A90061A" w14:textId="77777777" w:rsidR="00570E2D" w:rsidRDefault="00F854A4">
      <w:pPr>
        <w:pStyle w:val="Heading3"/>
      </w:pPr>
      <w:bookmarkStart w:id="195" w:name="local-interest-in-conservation-easement"/>
      <w:bookmarkEnd w:id="182"/>
      <w:r>
        <w:t>5.1.4 Local interest in Conservation Easement</w:t>
      </w:r>
    </w:p>
    <w:p w14:paraId="3246F1BE" w14:textId="3CBB712F" w:rsidR="00570E2D" w:rsidRDefault="00F854A4">
      <w:pPr>
        <w:pStyle w:val="FirstParagraph"/>
      </w:pPr>
      <w:r>
        <w:t xml:space="preserve">We also communicated with the Snowshoe Gun Club, one of the larger private landowners in the lower Beaver Creek corridor. The </w:t>
      </w:r>
      <w:del w:id="196" w:author="Sue Mauger" w:date="2023-01-20T17:55:00Z">
        <w:r>
          <w:delText xml:space="preserve">gun </w:delText>
        </w:r>
        <w:r w:rsidDel="00396905">
          <w:delText>c</w:delText>
        </w:r>
      </w:del>
      <w:ins w:id="197" w:author="Sue Mauger" w:date="2023-01-20T17:55:00Z">
        <w:r w:rsidR="00396905">
          <w:t>C</w:t>
        </w:r>
      </w:ins>
      <w:ins w:id="198" w:author="Sue Mauger" w:date="2023-01-23T14:40:00Z">
        <w:r>
          <w:t>lub’s</w:t>
        </w:r>
      </w:ins>
      <w:del w:id="199" w:author="Sue Mauger" w:date="2023-01-23T14:40:00Z">
        <w:r>
          <w:delText>club’s</w:delText>
        </w:r>
      </w:del>
      <w:r>
        <w:t xml:space="preserve"> ground footprint currently is set back several hundred yards from adjacent riparian zones and can be considered compatible with fish habitat management.</w:t>
      </w:r>
    </w:p>
    <w:p w14:paraId="66B4E388" w14:textId="38BC1B0B" w:rsidR="00570E2D" w:rsidRDefault="00F854A4">
      <w:pPr>
        <w:pStyle w:val="BodyText"/>
      </w:pPr>
      <w:r>
        <w:t xml:space="preserve">The Club has expressed interest in </w:t>
      </w:r>
      <w:del w:id="200" w:author="KHLT Director" w:date="2023-01-20T10:06:00Z">
        <w:r w:rsidDel="009F68F6">
          <w:delText xml:space="preserve">developing </w:delText>
        </w:r>
      </w:del>
      <w:ins w:id="201" w:author="KHLT Director" w:date="2023-01-20T10:06:00Z">
        <w:r w:rsidR="009F68F6">
          <w:t xml:space="preserve">placing a </w:t>
        </w:r>
      </w:ins>
      <w:r>
        <w:t>conservation easement</w:t>
      </w:r>
      <w:del w:id="202" w:author="KHLT Director" w:date="2023-01-20T10:06:00Z">
        <w:r w:rsidDel="009F68F6">
          <w:delText xml:space="preserve"> status</w:delText>
        </w:r>
      </w:del>
      <w:ins w:id="203" w:author="KHLT Director" w:date="2023-01-20T10:06:00Z">
        <w:r w:rsidR="009F68F6">
          <w:t xml:space="preserve"> o</w:t>
        </w:r>
      </w:ins>
      <w:ins w:id="204" w:author="KHLT Director" w:date="2023-01-20T10:07:00Z">
        <w:r w:rsidR="009F68F6">
          <w:t xml:space="preserve">n </w:t>
        </w:r>
      </w:ins>
      <w:ins w:id="205" w:author="KHLT Director" w:date="2023-01-23T14:40:00Z">
        <w:r>
          <w:t xml:space="preserve"> </w:t>
        </w:r>
      </w:ins>
      <w:del w:id="206" w:author="KHLT Director" w:date="2023-01-20T10:07:00Z">
        <w:r w:rsidDel="009F68F6">
          <w:delText xml:space="preserve">for </w:delText>
        </w:r>
      </w:del>
      <w:r>
        <w:t xml:space="preserve">part of their current land holdings, </w:t>
      </w:r>
      <w:del w:id="207" w:author="KHLT Director" w:date="2023-01-20T10:07:00Z">
        <w:r w:rsidDel="009F68F6">
          <w:delText>along with an</w:delText>
        </w:r>
      </w:del>
      <w:ins w:id="208" w:author="KHLT Director" w:date="2023-01-20T10:07:00Z">
        <w:r w:rsidR="009F68F6">
          <w:t>and an</w:t>
        </w:r>
      </w:ins>
      <w:r>
        <w:t xml:space="preserve"> adjacent parcel also set on Beaver Creek</w:t>
      </w:r>
      <w:del w:id="209" w:author="KHLT Director" w:date="2023-01-20T10:07:00Z">
        <w:r w:rsidDel="009F68F6">
          <w:delText xml:space="preserve"> also</w:delText>
        </w:r>
      </w:del>
      <w:ins w:id="210" w:author="KHLT Director" w:date="2023-01-20T10:07:00Z">
        <w:r w:rsidR="009F68F6">
          <w:t xml:space="preserve"> they hope to acquire that is</w:t>
        </w:r>
      </w:ins>
      <w:ins w:id="211" w:author="KHLT Director" w:date="2023-01-23T14:40:00Z">
        <w:r>
          <w:t xml:space="preserve"> </w:t>
        </w:r>
      </w:ins>
      <w:r>
        <w:t>currently in private ownership. We provided a custom map (</w:t>
      </w:r>
      <w:hyperlink w:anchor="fig-sgc-map">
        <w:r>
          <w:rPr>
            <w:rStyle w:val="Hyperlink"/>
          </w:rPr>
          <w:t>Figure 5.1</w:t>
        </w:r>
      </w:hyperlink>
      <w:r>
        <w:t>) to highlight cold water refugia features on these parcels, available for download below. Discussions will continue with the Club to determine interest in moving forward with a potential conservation easement.</w:t>
      </w:r>
    </w:p>
    <w:tbl>
      <w:tblPr>
        <w:tblStyle w:val="Table"/>
        <w:tblW w:w="5000" w:type="pct"/>
        <w:tblLook w:val="0000" w:firstRow="0" w:lastRow="0" w:firstColumn="0" w:lastColumn="0" w:noHBand="0" w:noVBand="0"/>
        <w:tblPrChange w:id="212" w:author="Sue Mauger" w:date="2023-01-23T14:40:00Z">
          <w:tblPr>
            <w:tblStyle w:val="Table"/>
            <w:tblW w:w="5000" w:type="pct"/>
            <w:tblLook w:val="0000" w:firstRow="0" w:lastRow="0" w:firstColumn="0" w:lastColumn="0" w:noHBand="0" w:noVBand="0"/>
          </w:tblPr>
        </w:tblPrChange>
      </w:tblPr>
      <w:tblGrid>
        <w:gridCol w:w="9360"/>
        <w:tblGridChange w:id="213">
          <w:tblGrid>
            <w:gridCol w:w="9360"/>
          </w:tblGrid>
        </w:tblGridChange>
      </w:tblGrid>
      <w:tr w:rsidR="00570E2D" w14:paraId="275C9CDB" w14:textId="77777777">
        <w:tc>
          <w:tcPr>
            <w:tcW w:w="0" w:type="auto"/>
            <w:tcPrChange w:id="214" w:author="Sue Mauger" w:date="2023-01-23T14:40:00Z">
              <w:tcPr>
                <w:tcW w:w="0" w:type="auto"/>
              </w:tcPr>
            </w:tcPrChange>
          </w:tcPr>
          <w:p w14:paraId="4489CC9F" w14:textId="77777777" w:rsidR="00570E2D" w:rsidRDefault="00F854A4">
            <w:pPr>
              <w:pStyle w:val="Figure"/>
              <w:jc w:val="center"/>
            </w:pPr>
            <w:bookmarkStart w:id="215" w:name="fig-sgc-map"/>
            <w:r>
              <w:rPr>
                <w:noProof/>
              </w:rPr>
              <w:drawing>
                <wp:inline distT="0" distB="0" distL="0" distR="0" wp14:anchorId="5D0A4CAC" wp14:editId="6F2C53D9">
                  <wp:extent cx="5334000" cy="3000375"/>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images/Snowshoe_Gun_Club_Thermal_Imagery_map.jpg"/>
                          <pic:cNvPicPr>
                            <a:picLocks noChangeAspect="1" noChangeArrowheads="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14:paraId="757BBF08" w14:textId="77777777" w:rsidR="00570E2D" w:rsidRDefault="00F854A4">
            <w:pPr>
              <w:pStyle w:val="ImageCaption"/>
              <w:spacing w:before="200"/>
            </w:pPr>
            <w:r>
              <w:lastRenderedPageBreak/>
              <w:t>Figure 5.1: Cold water refugia site highlights near Snowshoe Gun Club</w:t>
            </w:r>
          </w:p>
        </w:tc>
        <w:bookmarkEnd w:id="215"/>
      </w:tr>
    </w:tbl>
    <w:p w14:paraId="26FA3648" w14:textId="77777777" w:rsidR="00570E2D" w:rsidRDefault="00F854A4">
      <w:pPr>
        <w:pStyle w:val="Heading1"/>
      </w:pPr>
      <w:bookmarkStart w:id="216" w:name="_Toc122537831"/>
      <w:bookmarkStart w:id="217" w:name="summary"/>
      <w:bookmarkEnd w:id="164"/>
      <w:bookmarkEnd w:id="167"/>
      <w:bookmarkEnd w:id="195"/>
      <w:r>
        <w:lastRenderedPageBreak/>
        <w:t>6. Summary</w:t>
      </w:r>
      <w:bookmarkEnd w:id="216"/>
    </w:p>
    <w:p w14:paraId="68012EE3" w14:textId="77777777" w:rsidR="00570E2D" w:rsidRDefault="00F854A4">
      <w:pPr>
        <w:pStyle w:val="FirstParagraph"/>
      </w:pPr>
      <w:r>
        <w:t xml:space="preserve">The following are general observations regarding conservation potential for each of the stream corridors in this study. The stream distance and property ownership information cited is from </w:t>
      </w:r>
      <w:del w:id="218" w:author="Sue Mauger" w:date="2023-01-20T17:55:00Z">
        <w:r>
          <w:delText>(</w:delText>
        </w:r>
      </w:del>
      <w:r>
        <w:t>Morton et al. 2015</w:t>
      </w:r>
      <w:del w:id="219" w:author="Sue Mauger" w:date="2023-01-20T17:55:00Z">
        <w:r>
          <w:delText>)</w:delText>
        </w:r>
      </w:del>
      <w:r>
        <w:t>. For more details on land ownership and watershed-specific conservation opportunities, see the Mountains to Sea report.</w:t>
      </w:r>
    </w:p>
    <w:p w14:paraId="1070A64A" w14:textId="77777777" w:rsidR="00570E2D" w:rsidRDefault="00F854A4">
      <w:pPr>
        <w:pStyle w:val="Heading2"/>
      </w:pPr>
      <w:bookmarkStart w:id="220" w:name="_Toc122537832"/>
      <w:bookmarkStart w:id="221" w:name="X2cefd38b336a0826fd1e0cc672bd5ecbb265aed"/>
      <w:r>
        <w:t>6.1 General Recommendations by Stream Corridor</w:t>
      </w:r>
      <w:bookmarkEnd w:id="220"/>
    </w:p>
    <w:p w14:paraId="4CA826F8" w14:textId="77777777" w:rsidR="00570E2D" w:rsidRDefault="00F854A4">
      <w:pPr>
        <w:pStyle w:val="SourceCode"/>
      </w:pPr>
      <w:r>
        <w:rPr>
          <w:rStyle w:val="VerbatimChar"/>
        </w:rPr>
        <w:t>── Attaching packages ─────────────────────────────────────── tidyverse 1.3.2 ──</w:t>
      </w:r>
      <w:r>
        <w:br/>
      </w:r>
      <w:r>
        <w:rPr>
          <w:rStyle w:val="VerbatimChar"/>
        </w:rPr>
        <w:t xml:space="preserve">✔ ggplot2 3.4.0      ✔ purrr   0.3.5 </w:t>
      </w:r>
      <w:r>
        <w:br/>
      </w:r>
      <w:r>
        <w:rPr>
          <w:rStyle w:val="VerbatimChar"/>
        </w:rPr>
        <w:t>✔ tibble  3.1.8      ✔ dplyr   1.0.10</w:t>
      </w:r>
      <w:r>
        <w:br/>
      </w:r>
      <w:r>
        <w:rPr>
          <w:rStyle w:val="VerbatimChar"/>
        </w:rPr>
        <w:t xml:space="preserve">✔ tidyr   1.2.1      ✔ stringr 1.5.0 </w:t>
      </w:r>
      <w:r>
        <w:br/>
      </w:r>
      <w:r>
        <w:rPr>
          <w:rStyle w:val="VerbatimChar"/>
        </w:rPr>
        <w:t xml:space="preserve">✔ readr   2.1.3      ✔ forcats 0.5.2 </w:t>
      </w:r>
      <w:r>
        <w:br/>
      </w:r>
      <w:r>
        <w:rPr>
          <w:rStyle w:val="VerbatimChar"/>
        </w:rPr>
        <w:t>── Conflicts ────────────────────────────────────────── tidyverse_conflicts() ──</w:t>
      </w:r>
      <w:r>
        <w:br/>
      </w:r>
      <w:r>
        <w:rPr>
          <w:rStyle w:val="VerbatimChar"/>
        </w:rPr>
        <w:t>✖ dplyr::filter() masks stats::filter()</w:t>
      </w:r>
      <w:r>
        <w:br/>
      </w:r>
      <w:r>
        <w:rPr>
          <w:rStyle w:val="VerbatimChar"/>
        </w:rPr>
        <w:t>✖ dplyr::lag()    masks stats::lag()</w:t>
      </w:r>
    </w:p>
    <w:p w14:paraId="69EBD9DF" w14:textId="77777777" w:rsidR="00570E2D" w:rsidRDefault="00F854A4">
      <w:pPr>
        <w:pStyle w:val="Heading3"/>
      </w:pPr>
      <w:bookmarkStart w:id="222" w:name="beaver-creek"/>
      <w:r>
        <w:t>6.1.1 Beaver Creek</w:t>
      </w:r>
    </w:p>
    <w:p w14:paraId="181241CA" w14:textId="77777777" w:rsidR="00570E2D" w:rsidRDefault="00F854A4">
      <w:pPr>
        <w:pStyle w:val="FirstParagraph"/>
      </w:pPr>
      <w:r>
        <w:t>Beaver Creek runs a total of 21.8 river miles before meeting the Kenai River, with 4.0 of those miles in the lower section outside the Kenai National Wildlife Refuge.</w:t>
      </w:r>
    </w:p>
    <w:p w14:paraId="0F72ACF1" w14:textId="427096FF" w:rsidR="00570E2D" w:rsidRDefault="00F854A4">
      <w:pPr>
        <w:pStyle w:val="BodyText"/>
      </w:pPr>
      <w:r>
        <w:t xml:space="preserve">Land ownership in the lower Beaver Creek corridor can be described as very parcelized, with the majority of parcels </w:t>
      </w:r>
      <w:del w:id="223" w:author="Sue Mauger" w:date="2023-01-20T17:56:00Z">
        <w:r>
          <w:delText xml:space="preserve">that are </w:delText>
        </w:r>
      </w:del>
      <w:r>
        <w:t xml:space="preserve">directly adjacent to the creek in private ownership (20 of 28), most of them accessible via Beaver Loop </w:t>
      </w:r>
      <w:ins w:id="224" w:author="Sue Mauger" w:date="2023-01-20T17:56:00Z">
        <w:r w:rsidR="00396905">
          <w:t>R</w:t>
        </w:r>
      </w:ins>
      <w:del w:id="225" w:author="Sue Mauger" w:date="2023-01-20T17:56:00Z">
        <w:r>
          <w:delText>r</w:delText>
        </w:r>
      </w:del>
      <w:r>
        <w:t xml:space="preserve">oad. </w:t>
      </w:r>
      <w:del w:id="226" w:author="Sue Mauger" w:date="2023-01-20T17:57:00Z">
        <w:r>
          <w:delText xml:space="preserve">In our work, </w:delText>
        </w:r>
        <w:r w:rsidDel="00396905">
          <w:delText>w</w:delText>
        </w:r>
      </w:del>
      <w:ins w:id="227" w:author="Sue Mauger" w:date="2023-01-20T17:57:00Z">
        <w:r w:rsidR="00396905">
          <w:t>W</w:t>
        </w:r>
      </w:ins>
      <w:ins w:id="228" w:author="Sue Mauger" w:date="2023-01-23T14:40:00Z">
        <w:r>
          <w:t>e</w:t>
        </w:r>
      </w:ins>
      <w:del w:id="229" w:author="Sue Mauger" w:date="2023-01-23T14:40:00Z">
        <w:r>
          <w:delText>we</w:delText>
        </w:r>
      </w:del>
      <w:r>
        <w:t xml:space="preserve"> found </w:t>
      </w:r>
      <w:del w:id="230" w:author="Sue Mauger" w:date="2023-01-20T17:57:00Z">
        <w:r>
          <w:delText xml:space="preserve">that </w:delText>
        </w:r>
      </w:del>
      <w:r>
        <w:t>21 of these parcels contained cold water refugia features (Figure 3.1).</w:t>
      </w:r>
    </w:p>
    <w:p w14:paraId="3D6142C3" w14:textId="422A4745" w:rsidR="00570E2D" w:rsidRDefault="00F854A4">
      <w:pPr>
        <w:pStyle w:val="BodyText"/>
      </w:pPr>
      <w:r>
        <w:t>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w:t>
      </w:r>
      <w:ins w:id="231" w:author="Sue Mauger" w:date="2023-01-20T17:57:00Z">
        <w:r w:rsidR="00396905">
          <w:t>-</w:t>
        </w:r>
      </w:ins>
      <w:del w:id="232" w:author="Sue Mauger" w:date="2023-01-20T17:57:00Z">
        <w:r>
          <w:delText xml:space="preserve"> </w:delText>
        </w:r>
      </w:del>
      <w:r>
        <w:t xml:space="preserve">acre parcel that Snowshoe Gun Club is considering for conservation easement status also stands out. We intend to continue the dialogue with the </w:t>
      </w:r>
      <w:ins w:id="233" w:author="Sue Mauger" w:date="2023-01-20T17:58:00Z">
        <w:r w:rsidR="00396905">
          <w:t>C</w:t>
        </w:r>
      </w:ins>
      <w:del w:id="234" w:author="Sue Mauger" w:date="2023-01-20T17:58:00Z">
        <w:r>
          <w:delText>c</w:delText>
        </w:r>
      </w:del>
      <w:r>
        <w:t>lub to ensure that the opportunity for potential easement status can be easily accessed when they choose to proceed.</w:t>
      </w:r>
    </w:p>
    <w:p w14:paraId="574B08EE" w14:textId="77777777" w:rsidR="00570E2D" w:rsidRDefault="00F854A4">
      <w:pPr>
        <w:pStyle w:val="Heading3"/>
      </w:pPr>
      <w:bookmarkStart w:id="235" w:name="funny-river"/>
      <w:bookmarkEnd w:id="222"/>
      <w:r>
        <w:t>6.1.2 Funny River</w:t>
      </w:r>
    </w:p>
    <w:p w14:paraId="74A28759" w14:textId="77777777" w:rsidR="00570E2D" w:rsidRDefault="00F854A4">
      <w:pPr>
        <w:pStyle w:val="FirstParagraph"/>
      </w:pPr>
      <w:r>
        <w:t>Funny River runs a total of 67 river miles before meeting the Kenai River, with 4.5 of those miles in the lower section outside the Kenai National Wildlife Refuge.</w:t>
      </w:r>
    </w:p>
    <w:p w14:paraId="1A2F48F6" w14:textId="6AFD087E" w:rsidR="00570E2D" w:rsidRDefault="00F854A4">
      <w:pPr>
        <w:pStyle w:val="BodyText"/>
      </w:pPr>
      <w:r>
        <w:t>The lower Funny River riparian corridor can be described as primarily under ownership of private individuals, the Alaska Department of Natural Resources (A</w:t>
      </w:r>
      <w:del w:id="236" w:author="Sue Mauger" w:date="2023-01-20T17:58:00Z">
        <w:r>
          <w:delText>K</w:delText>
        </w:r>
      </w:del>
      <w:r>
        <w:t xml:space="preserve">DNR), and the regional native corporation </w:t>
      </w:r>
      <w:del w:id="237" w:author="Sue Mauger" w:date="2023-01-20T17:58:00Z">
        <w:r>
          <w:delText>CIRI (</w:delText>
        </w:r>
      </w:del>
      <w:r>
        <w:t>Cook Inlet Regional Incorporated</w:t>
      </w:r>
      <w:ins w:id="238" w:author="Sue Mauger" w:date="2023-01-20T17:58:00Z">
        <w:r w:rsidR="00396905" w:rsidRPr="00396905">
          <w:t xml:space="preserve"> </w:t>
        </w:r>
        <w:r w:rsidR="00396905">
          <w:t>(CIRI</w:t>
        </w:r>
      </w:ins>
      <w:r>
        <w:t>).</w:t>
      </w:r>
    </w:p>
    <w:p w14:paraId="230EC0F0" w14:textId="74BE1BCF" w:rsidR="00570E2D" w:rsidRDefault="00F854A4">
      <w:pPr>
        <w:pStyle w:val="BodyText"/>
      </w:pPr>
      <w:r>
        <w:lastRenderedPageBreak/>
        <w:t>In the context of near-term potential for conservation opportunities, several categories are highlighted. An A</w:t>
      </w:r>
      <w:del w:id="239" w:author="Sue Mauger" w:date="2023-01-20T17:59:00Z">
        <w:r>
          <w:delText>K</w:delText>
        </w:r>
      </w:del>
      <w:r>
        <w:t>DNR parcel that parallels Funny River Road contains a significant cold</w:t>
      </w:r>
      <w:ins w:id="240" w:author="Sue Mauger" w:date="2023-01-20T17:59:00Z">
        <w:r w:rsidR="00BC3DD2">
          <w:t>-</w:t>
        </w:r>
      </w:ins>
      <w:del w:id="241" w:author="Sue Mauger" w:date="2023-01-20T17:59:00Z">
        <w:r>
          <w:delText xml:space="preserve"> </w:delText>
        </w:r>
      </w:del>
      <w:r>
        <w:t xml:space="preserve">water feature that we visited on foot </w:t>
      </w:r>
      <w:ins w:id="242" w:author="Sue Mauger" w:date="2023-01-20T17:59:00Z">
        <w:r w:rsidR="00BC3DD2">
          <w:t xml:space="preserve">to </w:t>
        </w:r>
      </w:ins>
      <w:r>
        <w:t>ground truth. Future road improvement projects would ideally be cognizant of such features and take efforts to minimize impact from impervious surfaces.</w:t>
      </w:r>
    </w:p>
    <w:p w14:paraId="080C7A2D" w14:textId="77777777" w:rsidR="00570E2D" w:rsidRDefault="00F854A4">
      <w:pPr>
        <w:pStyle w:val="BodyText"/>
      </w:pPr>
      <w:r>
        <w:t>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p w14:paraId="61B7D2A8" w14:textId="77777777" w:rsidR="00570E2D" w:rsidRDefault="00F854A4">
      <w:pPr>
        <w:pStyle w:val="Heading3"/>
      </w:pPr>
      <w:bookmarkStart w:id="243" w:name="moose-river"/>
      <w:bookmarkEnd w:id="235"/>
      <w:r>
        <w:t>6.1.3 Moose River</w:t>
      </w:r>
    </w:p>
    <w:p w14:paraId="64196DB7" w14:textId="77777777" w:rsidR="00570E2D" w:rsidRDefault="00F854A4">
      <w:pPr>
        <w:pStyle w:val="FirstParagraph"/>
      </w:pPr>
      <w:r>
        <w:t>Funny River runs a total of 137 river miles before meeting the Kenai River, with 2.2 of those miles in the lower section outside the Kenai National Wildlife Refuge.</w:t>
      </w:r>
    </w:p>
    <w:p w14:paraId="3E92FAE5" w14:textId="77777777" w:rsidR="00570E2D" w:rsidRDefault="00F854A4">
      <w:pPr>
        <w:pStyle w:val="BodyText"/>
      </w:pPr>
      <w:r>
        <w:t>We identified a minimal number of cool-water refugia features in the lower Moose River. All of these features lie on privately owned parcels. In our efforts to contact Moose River landowners to share educational materials we failed to receive responses.</w:t>
      </w:r>
    </w:p>
    <w:p w14:paraId="27AFEEDF" w14:textId="3C3DC8F0" w:rsidR="00570E2D" w:rsidRDefault="00F854A4">
      <w:pPr>
        <w:pStyle w:val="BodyText"/>
      </w:pPr>
      <w:del w:id="244" w:author="Sue Mauger" w:date="2023-01-20T18:01:00Z">
        <w:r>
          <w:delText xml:space="preserve">At current time, </w:delText>
        </w:r>
      </w:del>
      <w:ins w:id="245" w:author="Sue Mauger" w:date="2023-01-20T18:01:00Z">
        <w:r w:rsidR="00BC3DD2">
          <w:t>W</w:t>
        </w:r>
      </w:ins>
      <w:del w:id="246" w:author="Sue Mauger" w:date="2023-01-20T18:01:00Z">
        <w:r>
          <w:delText>w</w:delText>
        </w:r>
      </w:del>
      <w:r>
        <w:t xml:space="preserve">e intend to continue seeking opportunities to communicate with Moose River landowners. Future community opportunities and events will likely present new </w:t>
      </w:r>
      <w:del w:id="247" w:author="KHLT Director" w:date="2023-01-20T10:07:00Z">
        <w:r w:rsidDel="009F68F6">
          <w:delText>opportunties</w:delText>
        </w:r>
      </w:del>
      <w:ins w:id="248" w:author="KHLT Director" w:date="2023-01-20T10:07:00Z">
        <w:r w:rsidR="009F68F6">
          <w:t>opportunities</w:t>
        </w:r>
      </w:ins>
      <w:r>
        <w:t xml:space="preserve"> to share our findings with specific landowners.</w:t>
      </w:r>
    </w:p>
    <w:p w14:paraId="236BA606" w14:textId="77777777" w:rsidR="00570E2D" w:rsidRDefault="00F854A4">
      <w:pPr>
        <w:pStyle w:val="Heading3"/>
      </w:pPr>
      <w:bookmarkStart w:id="249" w:name="crooked-creek"/>
      <w:bookmarkEnd w:id="243"/>
      <w:r>
        <w:t>6.1.4 Crooked Creek</w:t>
      </w:r>
    </w:p>
    <w:p w14:paraId="73CCF2D1" w14:textId="77777777" w:rsidR="00570E2D" w:rsidRDefault="00F854A4">
      <w:pPr>
        <w:pStyle w:val="FirstParagraph"/>
      </w:pPr>
      <w:r>
        <w:t>Crooked Creek runs a total of 45.9 river miles before meeting the Kasilof River, with 16.8 of those miles in the lower section outside the Kenai National Wildlife Refuge.</w:t>
      </w:r>
    </w:p>
    <w:p w14:paraId="188C3670" w14:textId="77777777" w:rsidR="00570E2D" w:rsidRDefault="00F854A4">
      <w:pPr>
        <w:pStyle w:val="BodyText"/>
      </w:pPr>
      <w:r>
        <w:t>In the context of near-term potential for conservation opportunities, several categories are highlighted. The majority of cold-water features (17/25) lie on state-owned land, and are generally clustered together in close groups.</w:t>
      </w:r>
    </w:p>
    <w:p w14:paraId="56111990" w14:textId="29527907" w:rsidR="00570E2D" w:rsidRDefault="00F854A4">
      <w:pPr>
        <w:pStyle w:val="BodyText"/>
      </w:pPr>
      <w:r>
        <w:t>An A</w:t>
      </w:r>
      <w:del w:id="250" w:author="Sue Mauger" w:date="2023-01-20T18:01:00Z">
        <w:r>
          <w:delText>K</w:delText>
        </w:r>
      </w:del>
      <w:r>
        <w:t xml:space="preserve">DNR parcel that parallels the Sterling Highway and adjacent subdivisions contains several significant cold water features that we visited on foot </w:t>
      </w:r>
      <w:ins w:id="251" w:author="Sue Mauger" w:date="2023-01-20T18:02:00Z">
        <w:r w:rsidR="00BC3DD2">
          <w:t xml:space="preserve">to </w:t>
        </w:r>
      </w:ins>
      <w:r>
        <w:t>ground truth. Future road and home improvement projects would ideally be cognizant of such features and take efforts to minimize impact from impervious surfaces. We recommend a follow-up meeting with A</w:t>
      </w:r>
      <w:del w:id="252" w:author="Sue Mauger" w:date="2023-01-20T18:02:00Z">
        <w:r>
          <w:delText>K</w:delText>
        </w:r>
      </w:del>
      <w:r>
        <w:t>DNR officials to highlight these results.</w:t>
      </w:r>
    </w:p>
    <w:p w14:paraId="690E8FF6" w14:textId="77777777" w:rsidR="00570E2D" w:rsidRDefault="00F854A4">
      <w:pPr>
        <w:pStyle w:val="SourceCode"/>
      </w:pPr>
      <w:r>
        <w:rPr>
          <w:rStyle w:val="VerbatimChar"/>
        </w:rPr>
        <w:t>[1] "very parcelized"</w:t>
      </w:r>
    </w:p>
    <w:p w14:paraId="6EB5CAB9" w14:textId="77777777" w:rsidR="00570E2D" w:rsidRDefault="00F854A4">
      <w:pPr>
        <w:pStyle w:val="Heading1"/>
      </w:pPr>
      <w:bookmarkStart w:id="253" w:name="_Toc122537833"/>
      <w:bookmarkStart w:id="254" w:name="references"/>
      <w:bookmarkEnd w:id="217"/>
      <w:bookmarkEnd w:id="221"/>
      <w:bookmarkEnd w:id="249"/>
      <w:r>
        <w:t>References</w:t>
      </w:r>
      <w:bookmarkEnd w:id="253"/>
    </w:p>
    <w:p w14:paraId="4F2F0CCC" w14:textId="77777777" w:rsidR="00570E2D" w:rsidRDefault="00F854A4">
      <w:pPr>
        <w:pStyle w:val="Bibliography"/>
        <w:ind w:left="720" w:hanging="720"/>
        <w:pPrChange w:id="255" w:author="Sue Mauger" w:date="2023-01-23T14:40:00Z">
          <w:pPr>
            <w:pStyle w:val="Bibliography"/>
          </w:pPr>
        </w:pPrChange>
      </w:pPr>
      <w:bookmarkStart w:id="256" w:name="ref-armstrong2013"/>
      <w:bookmarkStart w:id="257" w:name="refs"/>
      <w:r>
        <w:t xml:space="preserve">Armstrong, Jonathan B., Daniel E. Schindler, Casey P. Ruff, Gabriel T. Brooks, Kale E. Bentley, and Christian E. Torgersen. 2013. “Diel Horizontal Migration in Streams: Juvenile Fish Exploit Spatial Heterogeneity in Thermal and Trophic Resources.” </w:t>
      </w:r>
      <w:r>
        <w:rPr>
          <w:i/>
          <w:iCs/>
        </w:rPr>
        <w:t>Ecology</w:t>
      </w:r>
      <w:r>
        <w:t xml:space="preserve"> 94 (9): 2066–75. </w:t>
      </w:r>
      <w:r w:rsidR="00426230">
        <w:fldChar w:fldCharType="begin"/>
      </w:r>
      <w:r w:rsidR="00426230">
        <w:instrText xml:space="preserve"> HYPERLINK "https://doi.org/10.1890/12-1200.1" \h </w:instrText>
      </w:r>
      <w:r w:rsidR="00426230">
        <w:fldChar w:fldCharType="separate"/>
      </w:r>
      <w:r>
        <w:rPr>
          <w:rStyle w:val="Hyperlink"/>
        </w:rPr>
        <w:t>https://doi.org/10.1890/12-1200.1</w:t>
      </w:r>
      <w:r w:rsidR="00426230">
        <w:rPr>
          <w:rStyle w:val="Hyperlink"/>
        </w:rPr>
        <w:fldChar w:fldCharType="end"/>
      </w:r>
      <w:r>
        <w:t>.</w:t>
      </w:r>
    </w:p>
    <w:p w14:paraId="5B0AD609" w14:textId="77777777" w:rsidR="00570E2D" w:rsidRDefault="00F854A4">
      <w:pPr>
        <w:pStyle w:val="Bibliography"/>
        <w:ind w:left="720" w:hanging="720"/>
        <w:pPrChange w:id="258" w:author="Sue Mauger" w:date="2023-01-23T14:40:00Z">
          <w:pPr>
            <w:pStyle w:val="Bibliography"/>
          </w:pPr>
        </w:pPrChange>
      </w:pPr>
      <w:bookmarkStart w:id="259" w:name="ref-gerlach2021"/>
      <w:bookmarkEnd w:id="256"/>
      <w:r>
        <w:lastRenderedPageBreak/>
        <w:t xml:space="preserve">Gerlach, Mary E., Kai C. Rains, Edgar J. Guerrón-Orejuela, William J. Kleindl, Joni Downs, Shawn M. Landry, and Mark C. Rains. 2021. “Using Remote Sensing and Machine Learning to Locate Groundwater Discharge to Salmon-Bearing Streams.” </w:t>
      </w:r>
      <w:r>
        <w:rPr>
          <w:i/>
          <w:iCs/>
        </w:rPr>
        <w:t>Remote Sensing</w:t>
      </w:r>
      <w:r>
        <w:t xml:space="preserve"> 14 (1): 63. </w:t>
      </w:r>
      <w:r w:rsidR="00426230">
        <w:fldChar w:fldCharType="begin"/>
      </w:r>
      <w:r w:rsidR="00426230">
        <w:instrText xml:space="preserve"> HYPERLINK "https://doi.org/10.3390/rs14010063" \h </w:instrText>
      </w:r>
      <w:r w:rsidR="00426230">
        <w:fldChar w:fldCharType="separate"/>
      </w:r>
      <w:r>
        <w:rPr>
          <w:rStyle w:val="Hyperlink"/>
        </w:rPr>
        <w:t>https://doi.org/10.3390/rs14010063</w:t>
      </w:r>
      <w:r w:rsidR="00426230">
        <w:rPr>
          <w:rStyle w:val="Hyperlink"/>
        </w:rPr>
        <w:fldChar w:fldCharType="end"/>
      </w:r>
      <w:r>
        <w:t>.</w:t>
      </w:r>
    </w:p>
    <w:p w14:paraId="49C1EEA3" w14:textId="77777777" w:rsidR="00570E2D" w:rsidRDefault="00F854A4">
      <w:pPr>
        <w:pStyle w:val="Bibliography"/>
        <w:ind w:left="720" w:hanging="720"/>
        <w:pPrChange w:id="260" w:author="Sue Mauger" w:date="2023-01-23T14:40:00Z">
          <w:pPr>
            <w:pStyle w:val="Bibliography"/>
          </w:pPr>
        </w:pPrChange>
      </w:pPr>
      <w:bookmarkStart w:id="261" w:name="ref-mauger2015b"/>
      <w:bookmarkEnd w:id="259"/>
      <w:r>
        <w:t xml:space="preserve">Mauger, Sue, Marie McCarty, Mandy Bernard, and Branden Bornemann. 2015. “Science-Based Land Conservation: Conservation Strategies to Protect Key Salmon Habitat in Lower Kenai Peninsula Watersheds.” </w:t>
      </w:r>
      <w:r w:rsidR="00426230">
        <w:fldChar w:fldCharType="begin"/>
      </w:r>
      <w:r w:rsidR="00426230">
        <w:instrText xml:space="preserve"> HYPERLINK "https://inletkeeper.org/wp-content/uploads/2017/10/Science-based-Land-Conservation-report.pdf" \h </w:instrText>
      </w:r>
      <w:r w:rsidR="00426230">
        <w:fldChar w:fldCharType="separate"/>
      </w:r>
      <w:r>
        <w:rPr>
          <w:rStyle w:val="Hyperlink"/>
        </w:rPr>
        <w:t>https://inletkeeper.org/wp-content/uploads/2017/10/Science-based-Land-Conservation-report.pdf</w:t>
      </w:r>
      <w:r w:rsidR="00426230">
        <w:rPr>
          <w:rStyle w:val="Hyperlink"/>
        </w:rPr>
        <w:fldChar w:fldCharType="end"/>
      </w:r>
      <w:r>
        <w:t>.</w:t>
      </w:r>
    </w:p>
    <w:p w14:paraId="2FECB51D" w14:textId="77777777" w:rsidR="00570E2D" w:rsidRDefault="00F854A4">
      <w:pPr>
        <w:pStyle w:val="Bibliography"/>
        <w:ind w:left="720" w:hanging="720"/>
        <w:pPrChange w:id="262" w:author="Sue Mauger" w:date="2023-01-23T14:40:00Z">
          <w:pPr>
            <w:pStyle w:val="Bibliography"/>
          </w:pPr>
        </w:pPrChange>
      </w:pPr>
      <w:bookmarkStart w:id="263" w:name="ref-mauger2015"/>
      <w:bookmarkEnd w:id="261"/>
      <w:r>
        <w:t xml:space="preserve">Mauger, Sue, Rebecca Shaftel, E. Jamie Trammell, Marcus Geist, and Dan Bogan. 2015a. “Stream Temperature Data Collection Standards for Alaska: Minimum Standards to Generate Data Useful for Regional-Scale Analyses.” </w:t>
      </w:r>
      <w:r>
        <w:rPr>
          <w:i/>
          <w:iCs/>
        </w:rPr>
        <w:t>Journal of Hydrology: Regional Studies</w:t>
      </w:r>
      <w:r>
        <w:t xml:space="preserve"> 4 (September): 431–38. </w:t>
      </w:r>
      <w:r w:rsidR="00426230">
        <w:fldChar w:fldCharType="begin"/>
      </w:r>
      <w:r w:rsidR="00426230">
        <w:instrText xml:space="preserve"> HYPERLINK "https://doi.org/10.1016/j.ejrh.2015.07.008" \h </w:instrText>
      </w:r>
      <w:r w:rsidR="00426230">
        <w:fldChar w:fldCharType="separate"/>
      </w:r>
      <w:r>
        <w:rPr>
          <w:rStyle w:val="Hyperlink"/>
        </w:rPr>
        <w:t>https://doi.org/10.1016/j.ejrh.2015.07.008</w:t>
      </w:r>
      <w:r w:rsidR="00426230">
        <w:rPr>
          <w:rStyle w:val="Hyperlink"/>
        </w:rPr>
        <w:fldChar w:fldCharType="end"/>
      </w:r>
      <w:r>
        <w:t>.</w:t>
      </w:r>
    </w:p>
    <w:p w14:paraId="26ECE178" w14:textId="77777777" w:rsidR="00570E2D" w:rsidRDefault="00F854A4">
      <w:pPr>
        <w:pStyle w:val="Bibliography"/>
        <w:ind w:left="720" w:hanging="720"/>
        <w:pPrChange w:id="264" w:author="Sue Mauger" w:date="2023-01-23T14:40:00Z">
          <w:pPr>
            <w:pStyle w:val="Bibliography"/>
          </w:pPr>
        </w:pPrChange>
      </w:pPr>
      <w:bookmarkStart w:id="265" w:name="ref-mauger2015a"/>
      <w:bookmarkEnd w:id="263"/>
      <w:r>
        <w:t xml:space="preserve">———. 2015b. “Stream Temperature Data Collection Standards for Alaska: Minimum Standards to Generate Data Useful for Regional-Scale Analyses.” </w:t>
      </w:r>
      <w:r>
        <w:rPr>
          <w:i/>
          <w:iCs/>
        </w:rPr>
        <w:t>Journal of Hydrology: Regional Studies</w:t>
      </w:r>
      <w:r>
        <w:t xml:space="preserve"> 4 (September): 431–38. </w:t>
      </w:r>
      <w:r w:rsidR="00426230">
        <w:fldChar w:fldCharType="begin"/>
      </w:r>
      <w:r w:rsidR="00426230">
        <w:instrText xml:space="preserve"> HYPERLINK "https://doi.org/10.1016/j.ejrh.2015.07.008" \h </w:instrText>
      </w:r>
      <w:r w:rsidR="00426230">
        <w:fldChar w:fldCharType="separate"/>
      </w:r>
      <w:r>
        <w:rPr>
          <w:rStyle w:val="Hyperlink"/>
        </w:rPr>
        <w:t>https://doi.org/10.1016/j.ejrh.2015.07.008</w:t>
      </w:r>
      <w:r w:rsidR="00426230">
        <w:rPr>
          <w:rStyle w:val="Hyperlink"/>
        </w:rPr>
        <w:fldChar w:fldCharType="end"/>
      </w:r>
      <w:r>
        <w:t>.</w:t>
      </w:r>
    </w:p>
    <w:p w14:paraId="68927A74" w14:textId="77777777" w:rsidR="00570E2D" w:rsidRDefault="00F854A4">
      <w:pPr>
        <w:pStyle w:val="Bibliography"/>
        <w:ind w:left="720" w:hanging="720"/>
        <w:pPrChange w:id="266" w:author="Sue Mauger" w:date="2023-01-23T14:40:00Z">
          <w:pPr>
            <w:pStyle w:val="Bibliography"/>
          </w:pPr>
        </w:pPrChange>
      </w:pPr>
      <w:bookmarkStart w:id="267" w:name="ref-morton2015"/>
      <w:bookmarkEnd w:id="265"/>
      <w:r>
        <w:t xml:space="preserve">Morton, J M, D R Magness, M McCarty, D Wigglesworth, R Ruffner, M Bernard, N Walker, et al. 2015. “Kenai Mountains to Sea: A Land Conservation Strategy to Sustain Our Way of Life on the Kenai Peninsula.” </w:t>
      </w:r>
      <w:r w:rsidR="00426230">
        <w:fldChar w:fldCharType="begin"/>
      </w:r>
      <w:r w:rsidR="00426230">
        <w:instrText xml:space="preserve"> HYPERLINK "https://kenaiwate</w:instrText>
      </w:r>
      <w:r w:rsidR="00426230">
        <w:instrText xml:space="preserve">rshed.org/wp-content/uploads/2019/03/Kenai-Mountains-to-Sea-Strategic-Plan_5nov2016_compressed.pdf" \h </w:instrText>
      </w:r>
      <w:r w:rsidR="00426230">
        <w:fldChar w:fldCharType="separate"/>
      </w:r>
      <w:r>
        <w:rPr>
          <w:rStyle w:val="Hyperlink"/>
        </w:rPr>
        <w:t>https://kenaiwatershed.org/wp-content/uploads/2019/03/Kenai-Mountains-to-Sea-Strategic-Plan_5nov2016_compressed.pdf</w:t>
      </w:r>
      <w:r w:rsidR="00426230">
        <w:rPr>
          <w:rStyle w:val="Hyperlink"/>
        </w:rPr>
        <w:fldChar w:fldCharType="end"/>
      </w:r>
      <w:r>
        <w:t>.</w:t>
      </w:r>
    </w:p>
    <w:p w14:paraId="5670A761" w14:textId="77777777" w:rsidR="00570E2D" w:rsidRDefault="00F854A4">
      <w:pPr>
        <w:pStyle w:val="Bibliography"/>
        <w:ind w:left="720" w:hanging="720"/>
        <w:pPrChange w:id="268" w:author="Sue Mauger" w:date="2023-01-23T14:40:00Z">
          <w:pPr>
            <w:pStyle w:val="Bibliography"/>
          </w:pPr>
        </w:pPrChange>
      </w:pPr>
      <w:bookmarkStart w:id="269" w:name="ref-nv5geospatial2021"/>
      <w:bookmarkEnd w:id="267"/>
      <w:r>
        <w:t>NV5 Geospatial. 2021. “Kenai Rivers - Thermal Infrared Airborne Imagery Technical Data Report.” Homer, Alaska.</w:t>
      </w:r>
    </w:p>
    <w:p w14:paraId="3AD21C04" w14:textId="77777777" w:rsidR="00570E2D" w:rsidRDefault="00F854A4">
      <w:pPr>
        <w:pStyle w:val="Bibliography"/>
        <w:ind w:left="720" w:hanging="720"/>
        <w:pPrChange w:id="270" w:author="Sue Mauger" w:date="2023-01-23T14:40:00Z">
          <w:pPr>
            <w:pStyle w:val="Bibliography"/>
          </w:pPr>
        </w:pPrChange>
      </w:pPr>
      <w:bookmarkStart w:id="271" w:name="ref-snyder2022"/>
      <w:bookmarkEnd w:id="269"/>
      <w:r>
        <w:t xml:space="preserve">Snyder, Marcía N., Nathan H. Schumaker, Jason B. Dunham, Joseph L. Ebersole, Matthew L. Keefer, Jonathan Halama, Randy L. Comeleo, et al. 2022. “Tough Places and Safe Spaces: Can Refuges Save Salmon from a Warming Climate?” </w:t>
      </w:r>
      <w:r>
        <w:rPr>
          <w:i/>
          <w:iCs/>
        </w:rPr>
        <w:t>Ecosphere</w:t>
      </w:r>
      <w:r>
        <w:t xml:space="preserve"> 13 (11). </w:t>
      </w:r>
      <w:r w:rsidR="00426230">
        <w:fldChar w:fldCharType="begin"/>
      </w:r>
      <w:r w:rsidR="00426230">
        <w:instrText xml:space="preserve"> HYPERLINK "https://doi.org/10.1002/ecs2.4265" \h </w:instrText>
      </w:r>
      <w:r w:rsidR="00426230">
        <w:fldChar w:fldCharType="separate"/>
      </w:r>
      <w:r>
        <w:rPr>
          <w:rStyle w:val="Hyperlink"/>
        </w:rPr>
        <w:t>https://doi.org/10.1002/ecs2.4265</w:t>
      </w:r>
      <w:r w:rsidR="00426230">
        <w:rPr>
          <w:rStyle w:val="Hyperlink"/>
        </w:rPr>
        <w:fldChar w:fldCharType="end"/>
      </w:r>
      <w:r>
        <w:t>.</w:t>
      </w:r>
    </w:p>
    <w:p w14:paraId="29898EE2" w14:textId="77777777" w:rsidR="00570E2D" w:rsidRDefault="00F854A4">
      <w:pPr>
        <w:pStyle w:val="Bibliography"/>
        <w:ind w:left="720" w:hanging="720"/>
        <w:pPrChange w:id="272" w:author="Sue Mauger" w:date="2023-01-23T14:40:00Z">
          <w:pPr>
            <w:pStyle w:val="Bibliography"/>
          </w:pPr>
        </w:pPrChange>
      </w:pPr>
      <w:bookmarkStart w:id="273" w:name="ref-watershedsciences2010"/>
      <w:bookmarkEnd w:id="271"/>
      <w:r>
        <w:t xml:space="preserve">Watershed Sciences. 2010. “Airborne Thermal Infrared Remote Sensing: Anchor River Basin, Alaska.” Homer, Alaska. </w:t>
      </w:r>
      <w:r w:rsidR="00426230">
        <w:fldChar w:fldCharType="begin"/>
      </w:r>
      <w:r w:rsidR="00426230">
        <w:instrText xml:space="preserve"> HYPERLINK "https://inletkeeper.org/wp-content/uploads/2017/10/Airborne-Thermal-Infrared-Remote-Sensing-Anchor-River-Basin-Alaska.pdf" \h </w:instrText>
      </w:r>
      <w:r w:rsidR="00426230">
        <w:fldChar w:fldCharType="separate"/>
      </w:r>
      <w:r>
        <w:rPr>
          <w:rStyle w:val="Hyperlink"/>
        </w:rPr>
        <w:t>https://inletkeeper.org/wp-content/uploads/2017/10/Airborne-Thermal-Infrared-Remote-Sensing-Anchor-River-Basin-Alaska.pdf</w:t>
      </w:r>
      <w:r w:rsidR="00426230">
        <w:rPr>
          <w:rStyle w:val="Hyperlink"/>
        </w:rPr>
        <w:fldChar w:fldCharType="end"/>
      </w:r>
      <w:r>
        <w:t>.</w:t>
      </w:r>
    </w:p>
    <w:p w14:paraId="1D3B4E3E" w14:textId="77777777" w:rsidR="00570E2D" w:rsidRDefault="00F854A4">
      <w:pPr>
        <w:pStyle w:val="Heading1"/>
      </w:pPr>
      <w:bookmarkStart w:id="274" w:name="_Toc122537834"/>
      <w:bookmarkStart w:id="275" w:name="temperature-logger-data-preparation"/>
      <w:bookmarkEnd w:id="254"/>
      <w:bookmarkEnd w:id="257"/>
      <w:bookmarkEnd w:id="273"/>
      <w:r>
        <w:t>Appendix A — Temperature Logger Data Preparation</w:t>
      </w:r>
      <w:bookmarkEnd w:id="274"/>
    </w:p>
    <w:p w14:paraId="073567B6" w14:textId="77777777" w:rsidR="00570E2D" w:rsidRDefault="00F854A4">
      <w:pPr>
        <w:pStyle w:val="Heading2"/>
      </w:pPr>
      <w:bookmarkStart w:id="276" w:name="_Toc122537835"/>
      <w:bookmarkStart w:id="277" w:name="water-temperature-logger-data-qaqc"/>
      <w:r>
        <w:t>A.1 Water Temperature Logger Data QA/QC</w:t>
      </w:r>
      <w:bookmarkEnd w:id="276"/>
    </w:p>
    <w:p w14:paraId="26D853A9" w14:textId="5BF9D337" w:rsidR="00570E2D" w:rsidRDefault="00F854A4">
      <w:pPr>
        <w:pStyle w:val="FirstParagraph"/>
      </w:pPr>
      <w:r>
        <w:t xml:space="preserve">Water </w:t>
      </w:r>
      <w:del w:id="278" w:author="Sue Mauger" w:date="2023-01-20T18:03:00Z">
        <w:r>
          <w:delText>temperarture</w:delText>
        </w:r>
      </w:del>
      <w:ins w:id="279" w:author="Sue Mauger" w:date="2023-01-20T18:03:00Z">
        <w:r w:rsidR="00BC3DD2">
          <w:t>temperature</w:t>
        </w:r>
      </w:ins>
      <w:r>
        <w:t xml:space="preserve"> data retrieved from the field was subjected to a basic quality assurance process before being incorporated into the analysis dataset. We visually inspected each water temperature time series and excluded data indicative of pre/post deployment or </w:t>
      </w:r>
      <w:r>
        <w:lastRenderedPageBreak/>
        <w:t xml:space="preserve">exposure. </w:t>
      </w:r>
      <w:hyperlink w:anchor="fig-preqa">
        <w:r>
          <w:rPr>
            <w:rStyle w:val="Hyperlink"/>
          </w:rPr>
          <w:t>Figure A.1</w:t>
        </w:r>
      </w:hyperlink>
      <w:r>
        <w:t xml:space="preserve"> and </w:t>
      </w:r>
      <w:hyperlink w:anchor="fig-postqa">
        <w:r>
          <w:rPr>
            <w:rStyle w:val="Hyperlink"/>
          </w:rPr>
          <w:t>Figure A.2</w:t>
        </w:r>
      </w:hyperlink>
      <w:r>
        <w:t xml:space="preserve"> provide a visual example of water temperature time series prior to and post quality assurance processes.</w:t>
      </w:r>
    </w:p>
    <w:tbl>
      <w:tblPr>
        <w:tblStyle w:val="Table"/>
        <w:tblW w:w="5000" w:type="pct"/>
        <w:tblLook w:val="0000" w:firstRow="0" w:lastRow="0" w:firstColumn="0" w:lastColumn="0" w:noHBand="0" w:noVBand="0"/>
        <w:tblPrChange w:id="280" w:author="Sue Mauger" w:date="2023-01-23T14:40:00Z">
          <w:tblPr>
            <w:tblStyle w:val="Table"/>
            <w:tblW w:w="5000" w:type="pct"/>
            <w:tblLook w:val="0000" w:firstRow="0" w:lastRow="0" w:firstColumn="0" w:lastColumn="0" w:noHBand="0" w:noVBand="0"/>
          </w:tblPr>
        </w:tblPrChange>
      </w:tblPr>
      <w:tblGrid>
        <w:gridCol w:w="9360"/>
        <w:tblGridChange w:id="281">
          <w:tblGrid>
            <w:gridCol w:w="9360"/>
          </w:tblGrid>
        </w:tblGridChange>
      </w:tblGrid>
      <w:tr w:rsidR="00570E2D" w14:paraId="46E724BE" w14:textId="77777777">
        <w:tc>
          <w:tcPr>
            <w:tcW w:w="0" w:type="auto"/>
            <w:tcPrChange w:id="282" w:author="Sue Mauger" w:date="2023-01-23T14:40:00Z">
              <w:tcPr>
                <w:tcW w:w="0" w:type="auto"/>
              </w:tcPr>
            </w:tcPrChange>
          </w:tcPr>
          <w:p w14:paraId="540E4A1E" w14:textId="77777777" w:rsidR="00570E2D" w:rsidRDefault="00F854A4">
            <w:pPr>
              <w:pStyle w:val="Figure"/>
              <w:jc w:val="center"/>
            </w:pPr>
            <w:bookmarkStart w:id="283" w:name="fig-preqa"/>
            <w:r>
              <w:rPr>
                <w:noProof/>
              </w:rPr>
              <w:drawing>
                <wp:inline distT="0" distB="0" distL="0" distR="0" wp14:anchorId="1299A538" wp14:editId="2B6412B6">
                  <wp:extent cx="5334000" cy="341376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temp_logger_data_prep_files/figure-docx/fig-preqa-1.png"/>
                          <pic:cNvPicPr>
                            <a:picLocks noChangeAspect="1" noChangeArrowheads="1"/>
                          </pic:cNvPicPr>
                        </pic:nvPicPr>
                        <pic:blipFill>
                          <a:blip r:embed="rId28"/>
                          <a:stretch>
                            <a:fillRect/>
                          </a:stretch>
                        </pic:blipFill>
                        <pic:spPr bwMode="auto">
                          <a:xfrm>
                            <a:off x="0" y="0"/>
                            <a:ext cx="5334000" cy="3413760"/>
                          </a:xfrm>
                          <a:prstGeom prst="rect">
                            <a:avLst/>
                          </a:prstGeom>
                          <a:noFill/>
                          <a:ln w="9525">
                            <a:noFill/>
                            <a:headEnd/>
                            <a:tailEnd/>
                          </a:ln>
                        </pic:spPr>
                      </pic:pic>
                    </a:graphicData>
                  </a:graphic>
                </wp:inline>
              </w:drawing>
            </w:r>
          </w:p>
          <w:p w14:paraId="433E44EE" w14:textId="77777777" w:rsidR="00570E2D" w:rsidRDefault="00F854A4">
            <w:pPr>
              <w:pStyle w:val="ImageCaption"/>
              <w:spacing w:before="200"/>
            </w:pPr>
            <w:r>
              <w:t>Figure A.1: Example of water temperature time series prior to quality assurance process</w:t>
            </w:r>
          </w:p>
        </w:tc>
        <w:bookmarkEnd w:id="283"/>
      </w:tr>
    </w:tbl>
    <w:p w14:paraId="2C797566" w14:textId="77777777" w:rsidR="00570E2D" w:rsidRDefault="00570E2D">
      <w:pPr>
        <w:pStyle w:val="BodyText"/>
      </w:pPr>
    </w:p>
    <w:tbl>
      <w:tblPr>
        <w:tblStyle w:val="Table"/>
        <w:tblW w:w="5000" w:type="pct"/>
        <w:tblLook w:val="0000" w:firstRow="0" w:lastRow="0" w:firstColumn="0" w:lastColumn="0" w:noHBand="0" w:noVBand="0"/>
        <w:tblPrChange w:id="284" w:author="Sue Mauger" w:date="2023-01-23T14:40:00Z">
          <w:tblPr>
            <w:tblStyle w:val="Table"/>
            <w:tblW w:w="5000" w:type="pct"/>
            <w:tblLook w:val="0000" w:firstRow="0" w:lastRow="0" w:firstColumn="0" w:lastColumn="0" w:noHBand="0" w:noVBand="0"/>
          </w:tblPr>
        </w:tblPrChange>
      </w:tblPr>
      <w:tblGrid>
        <w:gridCol w:w="9360"/>
        <w:tblGridChange w:id="285">
          <w:tblGrid>
            <w:gridCol w:w="9360"/>
          </w:tblGrid>
        </w:tblGridChange>
      </w:tblGrid>
      <w:tr w:rsidR="00570E2D" w14:paraId="30E4AD41" w14:textId="77777777">
        <w:tc>
          <w:tcPr>
            <w:tcW w:w="0" w:type="auto"/>
            <w:tcPrChange w:id="286" w:author="Sue Mauger" w:date="2023-01-23T14:40:00Z">
              <w:tcPr>
                <w:tcW w:w="0" w:type="auto"/>
              </w:tcPr>
            </w:tcPrChange>
          </w:tcPr>
          <w:p w14:paraId="4A99A4DE" w14:textId="77777777" w:rsidR="00570E2D" w:rsidRDefault="00F854A4">
            <w:pPr>
              <w:pStyle w:val="Figure"/>
              <w:jc w:val="center"/>
            </w:pPr>
            <w:bookmarkStart w:id="287" w:name="fig-postqa"/>
            <w:r>
              <w:rPr>
                <w:noProof/>
              </w:rPr>
              <w:drawing>
                <wp:inline distT="0" distB="0" distL="0" distR="0" wp14:anchorId="392EA0E4" wp14:editId="4CDF1D53">
                  <wp:extent cx="5334000" cy="341376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temp_logger_data_prep_files/figure-docx/fig-postqa-1.png"/>
                          <pic:cNvPicPr>
                            <a:picLocks noChangeAspect="1" noChangeArrowheads="1"/>
                          </pic:cNvPicPr>
                        </pic:nvPicPr>
                        <pic:blipFill>
                          <a:blip r:embed="rId29"/>
                          <a:stretch>
                            <a:fillRect/>
                          </a:stretch>
                        </pic:blipFill>
                        <pic:spPr bwMode="auto">
                          <a:xfrm>
                            <a:off x="0" y="0"/>
                            <a:ext cx="5334000" cy="3413760"/>
                          </a:xfrm>
                          <a:prstGeom prst="rect">
                            <a:avLst/>
                          </a:prstGeom>
                          <a:noFill/>
                          <a:ln w="9525">
                            <a:noFill/>
                            <a:headEnd/>
                            <a:tailEnd/>
                          </a:ln>
                        </pic:spPr>
                      </pic:pic>
                    </a:graphicData>
                  </a:graphic>
                </wp:inline>
              </w:drawing>
            </w:r>
          </w:p>
          <w:p w14:paraId="0356B830" w14:textId="77777777" w:rsidR="00570E2D" w:rsidRDefault="00F854A4">
            <w:pPr>
              <w:pStyle w:val="ImageCaption"/>
              <w:spacing w:before="200"/>
            </w:pPr>
            <w:r>
              <w:lastRenderedPageBreak/>
              <w:t>Figure A.2: Example of water temperature time series after quality assurance inspection</w:t>
            </w:r>
          </w:p>
        </w:tc>
        <w:bookmarkEnd w:id="287"/>
      </w:tr>
    </w:tbl>
    <w:p w14:paraId="4FD769B5" w14:textId="77777777" w:rsidR="00570E2D" w:rsidRDefault="00570E2D">
      <w:pPr>
        <w:pStyle w:val="BodyText"/>
      </w:pPr>
    </w:p>
    <w:p w14:paraId="15FF2F74" w14:textId="77777777" w:rsidR="00570E2D" w:rsidRDefault="00F854A4">
      <w:pPr>
        <w:pStyle w:val="Heading3"/>
      </w:pPr>
      <w:bookmarkStart w:id="288" w:name="additional-data-preparation-1"/>
      <w:r>
        <w:t>A.1.1 Additional data preparation</w:t>
      </w:r>
    </w:p>
    <w:p w14:paraId="79CC41CA" w14:textId="77777777" w:rsidR="00570E2D" w:rsidRDefault="00F854A4">
      <w:pPr>
        <w:pStyle w:val="FirstParagraph"/>
      </w:pPr>
      <w:r>
        <w:t>The following sections describe additional details on data preparation specific to each water temperature logger site.</w:t>
      </w:r>
    </w:p>
    <w:p w14:paraId="2C04DB9E" w14:textId="77777777" w:rsidR="00570E2D" w:rsidRDefault="00F854A4">
      <w:pPr>
        <w:pStyle w:val="Heading4"/>
      </w:pPr>
      <w:bookmarkStart w:id="289" w:name="beaver-creek-1"/>
      <w:r>
        <w:t>A.1.1.1 Beaver Creek</w:t>
      </w:r>
    </w:p>
    <w:p w14:paraId="516A1257" w14:textId="77777777" w:rsidR="00570E2D" w:rsidRDefault="00F854A4">
      <w:pPr>
        <w:pStyle w:val="FirstParagraph"/>
      </w:pPr>
      <w:r>
        <w:t>Loggers at the Beaver Creek logger site were deployed in early summer 2020. As part of a separate research project, Alaska Center for Conservation Science (University of Alaska Anchorage) established a logger site several hundred meters upstream also in Summer 2020.</w:t>
      </w:r>
    </w:p>
    <w:p w14:paraId="6D4E7A8E" w14:textId="77777777" w:rsidR="00570E2D" w:rsidRDefault="00F854A4">
      <w:pPr>
        <w:pStyle w:val="BodyText"/>
      </w:pPr>
      <w:r>
        <w:t xml:space="preserve">We examined if data from the two sites are similar enough to use as a proxy for each other when data observations are missing. Time series from both sites are shown in figure </w:t>
      </w:r>
      <w:hyperlink w:anchor="fig-bc-plots">
        <w:r>
          <w:rPr>
            <w:rStyle w:val="Hyperlink"/>
          </w:rPr>
          <w:t>Figure A.3</w:t>
        </w:r>
      </w:hyperlink>
      <w:r>
        <w:t xml:space="preserve">, and simultaneous values from both sites are presented in figure </w:t>
      </w:r>
      <w:hyperlink w:anchor="fig-bc-reg">
        <w:r>
          <w:rPr>
            <w:rStyle w:val="Hyperlink"/>
          </w:rPr>
          <w:t>Figure A.4</w:t>
        </w:r>
      </w:hyperlink>
      <w:r>
        <w:t>.</w:t>
      </w:r>
    </w:p>
    <w:tbl>
      <w:tblPr>
        <w:tblStyle w:val="Table"/>
        <w:tblW w:w="5000" w:type="pct"/>
        <w:tblLook w:val="0000" w:firstRow="0" w:lastRow="0" w:firstColumn="0" w:lastColumn="0" w:noHBand="0" w:noVBand="0"/>
        <w:tblPrChange w:id="290" w:author="Sue Mauger" w:date="2023-01-23T14:40:00Z">
          <w:tblPr>
            <w:tblStyle w:val="Table"/>
            <w:tblW w:w="5000" w:type="pct"/>
            <w:tblLook w:val="0000" w:firstRow="0" w:lastRow="0" w:firstColumn="0" w:lastColumn="0" w:noHBand="0" w:noVBand="0"/>
          </w:tblPr>
        </w:tblPrChange>
      </w:tblPr>
      <w:tblGrid>
        <w:gridCol w:w="9360"/>
        <w:tblGridChange w:id="291">
          <w:tblGrid>
            <w:gridCol w:w="9360"/>
          </w:tblGrid>
        </w:tblGridChange>
      </w:tblGrid>
      <w:tr w:rsidR="00570E2D" w14:paraId="0C5A2243" w14:textId="77777777">
        <w:tc>
          <w:tcPr>
            <w:tcW w:w="0" w:type="auto"/>
            <w:tcPrChange w:id="292" w:author="Sue Mauger" w:date="2023-01-23T14:40:00Z">
              <w:tcPr>
                <w:tcW w:w="0" w:type="auto"/>
              </w:tcPr>
            </w:tcPrChange>
          </w:tcPr>
          <w:p w14:paraId="76C08973" w14:textId="77777777" w:rsidR="00570E2D" w:rsidRDefault="00F854A4">
            <w:pPr>
              <w:pStyle w:val="Figure"/>
              <w:jc w:val="center"/>
            </w:pPr>
            <w:bookmarkStart w:id="293" w:name="fig-bc-plots"/>
            <w:r>
              <w:rPr>
                <w:noProof/>
              </w:rPr>
              <w:drawing>
                <wp:inline distT="0" distB="0" distL="0" distR="0" wp14:anchorId="2674D278" wp14:editId="6ABB0CD9">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temp_logger_data_prep_files/figure-docx/fig-bc-plots-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53660852" w14:textId="77777777" w:rsidR="00570E2D" w:rsidRDefault="00F854A4">
            <w:pPr>
              <w:pStyle w:val="ImageCaption"/>
              <w:spacing w:before="200"/>
            </w:pPr>
            <w:r>
              <w:t>Figure A.3: Water temperature time series from Lower Beaver Creek at two nearby sites.</w:t>
            </w:r>
          </w:p>
        </w:tc>
        <w:bookmarkEnd w:id="293"/>
      </w:tr>
    </w:tbl>
    <w:p w14:paraId="78E10A1A" w14:textId="77777777" w:rsidR="00570E2D" w:rsidRDefault="00570E2D">
      <w:pPr>
        <w:pStyle w:val="BodyText"/>
      </w:pPr>
    </w:p>
    <w:tbl>
      <w:tblPr>
        <w:tblStyle w:val="Table"/>
        <w:tblW w:w="5000" w:type="pct"/>
        <w:tblLook w:val="0000" w:firstRow="0" w:lastRow="0" w:firstColumn="0" w:lastColumn="0" w:noHBand="0" w:noVBand="0"/>
        <w:tblPrChange w:id="294" w:author="Sue Mauger" w:date="2023-01-23T14:40:00Z">
          <w:tblPr>
            <w:tblStyle w:val="Table"/>
            <w:tblW w:w="5000" w:type="pct"/>
            <w:tblLook w:val="0000" w:firstRow="0" w:lastRow="0" w:firstColumn="0" w:lastColumn="0" w:noHBand="0" w:noVBand="0"/>
          </w:tblPr>
        </w:tblPrChange>
      </w:tblPr>
      <w:tblGrid>
        <w:gridCol w:w="9360"/>
        <w:tblGridChange w:id="295">
          <w:tblGrid>
            <w:gridCol w:w="9360"/>
          </w:tblGrid>
        </w:tblGridChange>
      </w:tblGrid>
      <w:tr w:rsidR="00570E2D" w14:paraId="1EE68586" w14:textId="77777777">
        <w:tc>
          <w:tcPr>
            <w:tcW w:w="0" w:type="auto"/>
            <w:tcPrChange w:id="296" w:author="Sue Mauger" w:date="2023-01-23T14:40:00Z">
              <w:tcPr>
                <w:tcW w:w="0" w:type="auto"/>
              </w:tcPr>
            </w:tcPrChange>
          </w:tcPr>
          <w:p w14:paraId="6C4D7643" w14:textId="77777777" w:rsidR="00570E2D" w:rsidRDefault="00F854A4">
            <w:pPr>
              <w:pStyle w:val="Figure"/>
              <w:jc w:val="center"/>
            </w:pPr>
            <w:bookmarkStart w:id="297" w:name="fig-bc-reg"/>
            <w:r>
              <w:rPr>
                <w:noProof/>
              </w:rPr>
              <w:lastRenderedPageBreak/>
              <w:drawing>
                <wp:inline distT="0" distB="0" distL="0" distR="0" wp14:anchorId="24E8D712" wp14:editId="138F9925">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temp_logger_data_prep_files/figure-docx/fig-bc-reg-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72BEDB0D" w14:textId="77777777" w:rsidR="00570E2D" w:rsidRDefault="00F854A4">
            <w:pPr>
              <w:pStyle w:val="ImageCaption"/>
              <w:spacing w:before="200"/>
            </w:pPr>
            <w:r>
              <w:t>Figure A.4: Regression of simultaneous water temperature observations from two nearby sites in Beaver Creek.</w:t>
            </w:r>
          </w:p>
        </w:tc>
        <w:bookmarkEnd w:id="297"/>
      </w:tr>
    </w:tbl>
    <w:p w14:paraId="0C9D2CA4" w14:textId="77777777" w:rsidR="00570E2D" w:rsidRDefault="00F854A4">
      <w:pPr>
        <w:pStyle w:val="BodyText"/>
      </w:pPr>
      <w:r>
        <w:t>The average absolute difference in temperature between the two logger sites in Beaver Creek is 0.06 ± 0.05 C (mean ± sd). For most applications, a substitution of data from either of these sites in Lower Beaver Creek will still accurately represent water temperature.</w:t>
      </w:r>
    </w:p>
    <w:p w14:paraId="04C64395" w14:textId="77777777" w:rsidR="00570E2D" w:rsidRDefault="00570E2D">
      <w:pPr>
        <w:pStyle w:val="BodyText"/>
      </w:pPr>
    </w:p>
    <w:p w14:paraId="451B60DA" w14:textId="77777777" w:rsidR="00570E2D" w:rsidRDefault="00F854A4">
      <w:pPr>
        <w:pStyle w:val="Heading4"/>
      </w:pPr>
      <w:bookmarkStart w:id="298" w:name="lower-crooked-creek"/>
      <w:bookmarkEnd w:id="289"/>
      <w:r>
        <w:t>A.1.1.2 Lower Crooked Creek</w:t>
      </w:r>
    </w:p>
    <w:p w14:paraId="465F6E1A" w14:textId="77777777" w:rsidR="00570E2D" w:rsidRDefault="00F854A4">
      <w:pPr>
        <w:pStyle w:val="FirstParagraph"/>
      </w:pPr>
      <w:r>
        <w:t>Lower Crooked Creek has two adjacent water temperature monitoring locations within 20 m of each other. Further details on these two sites are described below, and figure @fig-cc-map shows locations of the two sites.</w:t>
      </w:r>
    </w:p>
    <w:tbl>
      <w:tblPr>
        <w:tblStyle w:val="Table"/>
        <w:tblW w:w="5000" w:type="pct"/>
        <w:tblLook w:val="0000" w:firstRow="0" w:lastRow="0" w:firstColumn="0" w:lastColumn="0" w:noHBand="0" w:noVBand="0"/>
        <w:tblPrChange w:id="299" w:author="Sue Mauger" w:date="2023-01-23T14:40:00Z">
          <w:tblPr>
            <w:tblStyle w:val="Table"/>
            <w:tblW w:w="5000" w:type="pct"/>
            <w:tblLook w:val="0000" w:firstRow="0" w:lastRow="0" w:firstColumn="0" w:lastColumn="0" w:noHBand="0" w:noVBand="0"/>
          </w:tblPr>
        </w:tblPrChange>
      </w:tblPr>
      <w:tblGrid>
        <w:gridCol w:w="9360"/>
        <w:tblGridChange w:id="300">
          <w:tblGrid>
            <w:gridCol w:w="9360"/>
          </w:tblGrid>
        </w:tblGridChange>
      </w:tblGrid>
      <w:tr w:rsidR="00570E2D" w14:paraId="7E76254F" w14:textId="77777777">
        <w:tc>
          <w:tcPr>
            <w:tcW w:w="0" w:type="auto"/>
            <w:tcPrChange w:id="301" w:author="Sue Mauger" w:date="2023-01-23T14:40:00Z">
              <w:tcPr>
                <w:tcW w:w="0" w:type="auto"/>
              </w:tcPr>
            </w:tcPrChange>
          </w:tcPr>
          <w:p w14:paraId="560FAC4B" w14:textId="77777777" w:rsidR="00570E2D" w:rsidRDefault="00F854A4">
            <w:pPr>
              <w:pStyle w:val="Figure"/>
              <w:jc w:val="center"/>
            </w:pPr>
            <w:bookmarkStart w:id="302" w:name="fig-cc-map"/>
            <w:r>
              <w:rPr>
                <w:noProof/>
              </w:rPr>
              <w:lastRenderedPageBreak/>
              <w:drawing>
                <wp:inline distT="0" distB="0" distL="0" distR="0" wp14:anchorId="06F2DE7C" wp14:editId="2E4DFDCF">
                  <wp:extent cx="4988137" cy="38100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images/lower_crooked_creek_temp_logger_map.png"/>
                          <pic:cNvPicPr>
                            <a:picLocks noChangeAspect="1" noChangeArrowheads="1"/>
                          </pic:cNvPicPr>
                        </pic:nvPicPr>
                        <pic:blipFill>
                          <a:blip r:embed="rId32"/>
                          <a:stretch>
                            <a:fillRect/>
                          </a:stretch>
                        </pic:blipFill>
                        <pic:spPr bwMode="auto">
                          <a:xfrm>
                            <a:off x="0" y="0"/>
                            <a:ext cx="4988137" cy="3810000"/>
                          </a:xfrm>
                          <a:prstGeom prst="rect">
                            <a:avLst/>
                          </a:prstGeom>
                          <a:noFill/>
                          <a:ln w="9525">
                            <a:noFill/>
                            <a:headEnd/>
                            <a:tailEnd/>
                          </a:ln>
                        </pic:spPr>
                      </pic:pic>
                    </a:graphicData>
                  </a:graphic>
                </wp:inline>
              </w:drawing>
            </w:r>
          </w:p>
          <w:p w14:paraId="325192B6" w14:textId="77777777" w:rsidR="00570E2D" w:rsidRDefault="00F854A4">
            <w:pPr>
              <w:pStyle w:val="ImageCaption"/>
              <w:spacing w:before="200"/>
            </w:pPr>
            <w:r>
              <w:t>Figure A.5: Lower Crooked Creek temperature monitoring sites</w:t>
            </w:r>
          </w:p>
        </w:tc>
        <w:bookmarkEnd w:id="302"/>
      </w:tr>
    </w:tbl>
    <w:p w14:paraId="158235B2" w14:textId="77777777" w:rsidR="00570E2D" w:rsidRDefault="00F854A4">
      <w:pPr>
        <w:pStyle w:val="Heading5"/>
      </w:pPr>
      <w:bookmarkStart w:id="303" w:name="Xfb7b5bcd2b82132f05f117e6482dbe1f3623c11"/>
      <w:r>
        <w:t>A.1.1.2.1 Lower Crooked Creek Real-time temperature monitoring site</w:t>
      </w:r>
    </w:p>
    <w:p w14:paraId="3F52BA04" w14:textId="77777777" w:rsidR="00570E2D" w:rsidRDefault="00F854A4">
      <w:pPr>
        <w:pStyle w:val="FirstParagraph"/>
      </w:pPr>
      <w:r>
        <w:t xml:space="preserve">Cook Inletkeeper maintains a site installed by Beaded Stream (Anchorage, AK) that records air and water temperature data in real-time and streams these data live at </w:t>
      </w:r>
      <w:hyperlink r:id="rId33">
        <w:r>
          <w:rPr>
            <w:rStyle w:val="Hyperlink"/>
          </w:rPr>
          <w:t>https://inletkeeper.org/our-work/healthy-habitat/real-time-temperature-sites/crooked-creek/</w:t>
        </w:r>
      </w:hyperlink>
      <w:r>
        <w:t>. Water and air temperature data has been recorded and streamed from this site at hourly intervals since summer 2017.</w:t>
      </w:r>
    </w:p>
    <w:p w14:paraId="63B708D0" w14:textId="1A28BE5F" w:rsidR="00570E2D" w:rsidRDefault="00F854A4">
      <w:pPr>
        <w:pStyle w:val="BodyText"/>
      </w:pPr>
      <w:r>
        <w:t xml:space="preserve">Temperature data from this location can be downloaded as a csv file directly from the above Inletkeeper web link. However, </w:t>
      </w:r>
      <w:r>
        <w:rPr>
          <w:b/>
          <w:bCs/>
          <w:i/>
          <w:iCs/>
        </w:rPr>
        <w:t>as of 2022-12-21 there is an error with the publicly available csv file</w:t>
      </w:r>
      <w:r>
        <w:t xml:space="preserve">. The publicly available csv file has incorrect time stamps after 12/31/2019. Beaded Stream staff is aware of the error, and says the remedy will require an in-person visit to the field. In the </w:t>
      </w:r>
      <w:del w:id="304" w:author="Sue Mauger" w:date="2023-01-20T18:04:00Z">
        <w:r>
          <w:delText>mean time</w:delText>
        </w:r>
      </w:del>
      <w:ins w:id="305" w:author="Sue Mauger" w:date="2023-01-20T18:04:00Z">
        <w:r w:rsidR="00BC3DD2">
          <w:t>meantime</w:t>
        </w:r>
      </w:ins>
      <w:r>
        <w:t xml:space="preserve">, </w:t>
      </w:r>
      <w:hyperlink r:id="rId34">
        <w:r>
          <w:rPr>
            <w:rStyle w:val="Hyperlink"/>
          </w:rPr>
          <w:t>contact Beaded Stream staff</w:t>
        </w:r>
      </w:hyperlink>
      <w:r>
        <w:t xml:space="preserve"> to request access to most current data.</w:t>
      </w:r>
    </w:p>
    <w:p w14:paraId="7FD9F9D6" w14:textId="281C10BD" w:rsidR="00570E2D" w:rsidRDefault="00F854A4">
      <w:pPr>
        <w:pStyle w:val="BodyText"/>
      </w:pPr>
      <w:r>
        <w:t xml:space="preserve">The data with correct time stamps from 2017-08-15 </w:t>
      </w:r>
      <w:ins w:id="306" w:author="Sue Mauger" w:date="2023-01-23T14:40:00Z">
        <w:r>
          <w:t>th</w:t>
        </w:r>
      </w:ins>
      <w:ins w:id="307" w:author="Sue Mauger" w:date="2023-01-20T18:04:00Z">
        <w:r w:rsidR="00BC3DD2">
          <w:t>r</w:t>
        </w:r>
      </w:ins>
      <w:ins w:id="308" w:author="Sue Mauger" w:date="2023-01-23T14:40:00Z">
        <w:r>
          <w:t>ough</w:t>
        </w:r>
      </w:ins>
      <w:del w:id="309" w:author="Sue Mauger" w:date="2023-01-23T14:40:00Z">
        <w:r>
          <w:delText>though</w:delText>
        </w:r>
      </w:del>
      <w:r>
        <w:t xml:space="preserve"> 2021-10-26, obtained directly from the internal Beaded Stream dashboard, is also available for download at this link from GitHub: </w:t>
      </w:r>
      <w:hyperlink r:id="rId35">
        <w:r>
          <w:rPr>
            <w:rStyle w:val="Hyperlink"/>
            <w:b/>
            <w:bCs/>
          </w:rPr>
          <w:t>Download Lower Crooked Creek Realtime Temperature Data</w:t>
        </w:r>
      </w:hyperlink>
      <w:r>
        <w:t>.</w:t>
      </w:r>
    </w:p>
    <w:p w14:paraId="6852849F" w14:textId="77777777" w:rsidR="00570E2D" w:rsidRDefault="00F854A4">
      <w:pPr>
        <w:pStyle w:val="Heading5"/>
      </w:pPr>
      <w:bookmarkStart w:id="310" w:name="Xe3635ce71da99cbb32783311e8ac77420f11698"/>
      <w:bookmarkEnd w:id="303"/>
      <w:r>
        <w:t>A.1.1.2.2 Lower Crooked Creek HOBO TempPro V2 logger site</w:t>
      </w:r>
    </w:p>
    <w:p w14:paraId="40B6A798" w14:textId="57BAEE69" w:rsidR="00570E2D" w:rsidRDefault="00F854A4">
      <w:pPr>
        <w:pStyle w:val="FirstParagraph"/>
      </w:pPr>
      <w:r>
        <w:t>A pair of HOBO Temp Pro V2 loggers are installed at a location 20 m upstream from the real-time temperature logger site. Water temperature is recorded at 15</w:t>
      </w:r>
      <w:ins w:id="311" w:author="Sue Mauger" w:date="2023-01-20T18:05:00Z">
        <w:r w:rsidR="00BC3DD2">
          <w:t>-</w:t>
        </w:r>
      </w:ins>
      <w:del w:id="312" w:author="Sue Mauger" w:date="2023-01-20T18:05:00Z">
        <w:r>
          <w:delText xml:space="preserve"> </w:delText>
        </w:r>
      </w:del>
      <w:r>
        <w:t>minute intervals.</w:t>
      </w:r>
    </w:p>
    <w:p w14:paraId="3A485846" w14:textId="77777777" w:rsidR="00570E2D" w:rsidRDefault="00F854A4">
      <w:pPr>
        <w:pStyle w:val="BodyText"/>
      </w:pPr>
      <w:r>
        <w:lastRenderedPageBreak/>
        <w:t>During a site visit on 7/28/2021, we discovered that this pair of loggers potentially resided within a small, previously unidentified cold water plume incoming from the river-left bank. (On the ArcGIS Online project map, this feature is identified as “tributary_44.” It was unclear if the local cold water seep was influencing the loggers in way such that they would not represent main channel temperature.</w:t>
      </w:r>
    </w:p>
    <w:p w14:paraId="046F380B" w14:textId="77777777" w:rsidR="00570E2D" w:rsidRDefault="00F854A4">
      <w:pPr>
        <w:pStyle w:val="BodyText"/>
      </w:pPr>
      <w:r>
        <w:t>In order to determine if HOBO logger data prior to 7/28/2021 is influenced by the cold seep, we performed the following steps:</w:t>
      </w:r>
    </w:p>
    <w:p w14:paraId="39C5C3D4" w14:textId="77777777" w:rsidR="00570E2D" w:rsidRDefault="00F854A4">
      <w:pPr>
        <w:numPr>
          <w:ilvl w:val="0"/>
          <w:numId w:val="13"/>
        </w:numPr>
      </w:pPr>
      <w:r>
        <w:rPr>
          <w:i/>
          <w:iCs/>
        </w:rPr>
        <w:t>Relocated loggers.</w:t>
      </w:r>
      <w:r>
        <w:t xml:space="preserve"> On 7/28/2021, we modified logger deployment such that one logger was directly upstream of the cold water seep, and one remained in its original location within the seep.</w:t>
      </w:r>
    </w:p>
    <w:p w14:paraId="72F680F1" w14:textId="77777777" w:rsidR="00570E2D" w:rsidRDefault="00F854A4">
      <w:pPr>
        <w:numPr>
          <w:ilvl w:val="0"/>
          <w:numId w:val="13"/>
        </w:numPr>
      </w:pPr>
      <w:r>
        <w:rPr>
          <w:i/>
          <w:iCs/>
        </w:rPr>
        <w:t>Compared temperature data upstream vs. downstream of the seep.</w:t>
      </w:r>
      <w:r>
        <w:t xml:space="preserve"> 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14:paraId="75BD9116" w14:textId="77777777" w:rsidR="00570E2D" w:rsidRDefault="00F854A4">
      <w:pPr>
        <w:pStyle w:val="FirstParagraph"/>
      </w:pPr>
      <w:r>
        <w:t>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14:paraId="0473FCCC" w14:textId="77777777" w:rsidR="00570E2D" w:rsidRDefault="00F854A4">
      <w:pPr>
        <w:pStyle w:val="BodyText"/>
      </w:pPr>
      <w:r>
        <w:t>We reviewed all paper field forms from the lower Crooked Creek site from 2015 - present (</w:t>
      </w:r>
      <w:hyperlink r:id="rId36">
        <w:r>
          <w:rPr>
            <w:rStyle w:val="Hyperlink"/>
          </w:rPr>
          <w:t>link here</w:t>
        </w:r>
      </w:hyperlink>
      <w:r>
        <w:t>) to determine the time extent that HOBO loggers may have been influenced by the cold water tributary. These notes suggest that the period extended from from 5/31/2019 - 7/28/2021. Prior to 5/31/2019 there is no</w:t>
      </w:r>
      <w:del w:id="313" w:author="Sue Mauger" w:date="2023-01-20T18:05:00Z">
        <w:r>
          <w:delText>t</w:delText>
        </w:r>
      </w:del>
      <w:r>
        <w:t xml:space="preserve"> evidence on file that can confirm whether or not the loggers were deployed within the cold water plume.</w:t>
      </w:r>
    </w:p>
    <w:p w14:paraId="70B5BEB3" w14:textId="77777777" w:rsidR="00570E2D" w:rsidRDefault="00F854A4">
      <w:pPr>
        <w:pStyle w:val="BodyText"/>
      </w:pPr>
      <w:r>
        <w:t>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14:paraId="0761D9C2" w14:textId="77777777" w:rsidR="00570E2D" w:rsidRDefault="00F854A4">
      <w:pPr>
        <w:pStyle w:val="BodyText"/>
      </w:pPr>
      <w:r>
        <w:t xml:space="preserve">Additionally, these results exemplify the role of cold water inputs in maintaining thermal refugia for salmonids in watersheds such as Crooked Creek. Note in figure </w:t>
      </w:r>
      <w:hyperlink w:anchor="fig-cc-plots">
        <w:r>
          <w:rPr>
            <w:rStyle w:val="Hyperlink"/>
          </w:rPr>
          <w:t>Figure A.6</w:t>
        </w:r>
      </w:hyperlink>
      <w:r>
        <w:t xml:space="preserve"> 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w="5000" w:type="pct"/>
        <w:tblLook w:val="0000" w:firstRow="0" w:lastRow="0" w:firstColumn="0" w:lastColumn="0" w:noHBand="0" w:noVBand="0"/>
        <w:tblPrChange w:id="314" w:author="Sue Mauger" w:date="2023-01-23T14:40:00Z">
          <w:tblPr>
            <w:tblStyle w:val="Table"/>
            <w:tblW w:w="5000" w:type="pct"/>
            <w:tblLook w:val="0000" w:firstRow="0" w:lastRow="0" w:firstColumn="0" w:lastColumn="0" w:noHBand="0" w:noVBand="0"/>
          </w:tblPr>
        </w:tblPrChange>
      </w:tblPr>
      <w:tblGrid>
        <w:gridCol w:w="9360"/>
        <w:tblGridChange w:id="315">
          <w:tblGrid>
            <w:gridCol w:w="9360"/>
          </w:tblGrid>
        </w:tblGridChange>
      </w:tblGrid>
      <w:tr w:rsidR="00570E2D" w14:paraId="301096F4" w14:textId="77777777">
        <w:tc>
          <w:tcPr>
            <w:tcW w:w="0" w:type="auto"/>
            <w:tcPrChange w:id="316" w:author="Sue Mauger" w:date="2023-01-23T14:40:00Z">
              <w:tcPr>
                <w:tcW w:w="0" w:type="auto"/>
              </w:tcPr>
            </w:tcPrChange>
          </w:tcPr>
          <w:p w14:paraId="4FEB9D59" w14:textId="77777777" w:rsidR="00570E2D" w:rsidRDefault="00F854A4">
            <w:pPr>
              <w:pStyle w:val="Figure"/>
              <w:jc w:val="center"/>
            </w:pPr>
            <w:bookmarkStart w:id="317" w:name="fig-cc-plots"/>
            <w:r>
              <w:rPr>
                <w:noProof/>
              </w:rPr>
              <w:lastRenderedPageBreak/>
              <w:drawing>
                <wp:inline distT="0" distB="0" distL="0" distR="0" wp14:anchorId="010EC1F9" wp14:editId="2E3423C8">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temp_logger_data_prep_files/figure-docx/fig-cc-plots-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1D00502D" w14:textId="2BD989EE" w:rsidR="00570E2D" w:rsidRDefault="00F854A4">
            <w:pPr>
              <w:pStyle w:val="ImageCaption"/>
              <w:spacing w:before="200"/>
            </w:pPr>
            <w:r>
              <w:t xml:space="preserve">Figure A.6: Water temperature time series from Lower Crooked Creek at two nearby loggers (~3 m apart). a.) Upstream of a small </w:t>
            </w:r>
            <w:ins w:id="318" w:author="Sue Mauger" w:date="2023-01-23T14:40:00Z">
              <w:r>
                <w:t>cold</w:t>
              </w:r>
            </w:ins>
            <w:ins w:id="319" w:author="Sue Mauger" w:date="2023-01-20T18:06:00Z">
              <w:r w:rsidR="00BC3DD2">
                <w:t xml:space="preserve"> </w:t>
              </w:r>
            </w:ins>
            <w:ins w:id="320" w:author="Sue Mauger" w:date="2023-01-23T14:40:00Z">
              <w:r>
                <w:t>water</w:t>
              </w:r>
            </w:ins>
            <w:del w:id="321" w:author="Sue Mauger" w:date="2023-01-23T14:40:00Z">
              <w:r>
                <w:delText>coldwater</w:delText>
              </w:r>
            </w:del>
            <w:r>
              <w:t xml:space="preserve"> tributary, b.) downstream of small </w:t>
            </w:r>
            <w:ins w:id="322" w:author="Sue Mauger" w:date="2023-01-23T14:40:00Z">
              <w:r>
                <w:t>cold</w:t>
              </w:r>
            </w:ins>
            <w:ins w:id="323" w:author="Sue Mauger" w:date="2023-01-20T18:06:00Z">
              <w:r w:rsidR="00BC3DD2">
                <w:t xml:space="preserve"> </w:t>
              </w:r>
            </w:ins>
            <w:ins w:id="324" w:author="Sue Mauger" w:date="2023-01-23T14:40:00Z">
              <w:r>
                <w:t>water</w:t>
              </w:r>
            </w:ins>
            <w:del w:id="325" w:author="Sue Mauger" w:date="2023-01-23T14:40:00Z">
              <w:r>
                <w:delText>coldwater</w:delText>
              </w:r>
            </w:del>
            <w:r>
              <w:t xml:space="preserve"> tributary, c.) difference values between the loggers. Note different y-axis ranges.</w:t>
            </w:r>
          </w:p>
        </w:tc>
        <w:bookmarkEnd w:id="317"/>
      </w:tr>
    </w:tbl>
    <w:p w14:paraId="077BE8DC" w14:textId="77777777" w:rsidR="00570E2D" w:rsidRDefault="00570E2D">
      <w:pPr>
        <w:pStyle w:val="BodyText"/>
      </w:pPr>
    </w:p>
    <w:p w14:paraId="37A0E7B6" w14:textId="77777777" w:rsidR="00570E2D" w:rsidRDefault="00F854A4">
      <w:pPr>
        <w:pStyle w:val="Heading3"/>
      </w:pPr>
      <w:bookmarkStart w:id="326" w:name="extent-of-water-temperature-time-series"/>
      <w:bookmarkEnd w:id="288"/>
      <w:bookmarkEnd w:id="298"/>
      <w:bookmarkEnd w:id="310"/>
      <w:r>
        <w:t>A.1.2 Extent of water temperature time series</w:t>
      </w:r>
    </w:p>
    <w:p w14:paraId="32E5F5E7" w14:textId="77777777" w:rsidR="00570E2D" w:rsidRDefault="00426230">
      <w:pPr>
        <w:pStyle w:val="FirstParagraph"/>
      </w:pPr>
      <w:hyperlink w:anchor="fig-extent-fig">
        <w:r w:rsidR="00F854A4">
          <w:rPr>
            <w:rStyle w:val="Hyperlink"/>
          </w:rPr>
          <w:t>Figure A.7</w:t>
        </w:r>
      </w:hyperlink>
      <w:r w:rsidR="00F854A4">
        <w:t xml:space="preserve"> displays temporal extent of currently available water temperature at each site</w:t>
      </w:r>
    </w:p>
    <w:tbl>
      <w:tblPr>
        <w:tblStyle w:val="Table"/>
        <w:tblW w:w="5000" w:type="pct"/>
        <w:tblLook w:val="0000" w:firstRow="0" w:lastRow="0" w:firstColumn="0" w:lastColumn="0" w:noHBand="0" w:noVBand="0"/>
        <w:tblPrChange w:id="327" w:author="Sue Mauger" w:date="2023-01-23T14:40:00Z">
          <w:tblPr>
            <w:tblStyle w:val="Table"/>
            <w:tblW w:w="5000" w:type="pct"/>
            <w:tblLook w:val="0000" w:firstRow="0" w:lastRow="0" w:firstColumn="0" w:lastColumn="0" w:noHBand="0" w:noVBand="0"/>
          </w:tblPr>
        </w:tblPrChange>
      </w:tblPr>
      <w:tblGrid>
        <w:gridCol w:w="9360"/>
        <w:tblGridChange w:id="328">
          <w:tblGrid>
            <w:gridCol w:w="9360"/>
          </w:tblGrid>
        </w:tblGridChange>
      </w:tblGrid>
      <w:tr w:rsidR="00570E2D" w14:paraId="7265D168" w14:textId="77777777">
        <w:tc>
          <w:tcPr>
            <w:tcW w:w="0" w:type="auto"/>
            <w:tcPrChange w:id="329" w:author="Sue Mauger" w:date="2023-01-23T14:40:00Z">
              <w:tcPr>
                <w:tcW w:w="0" w:type="auto"/>
              </w:tcPr>
            </w:tcPrChange>
          </w:tcPr>
          <w:p w14:paraId="3B176F04" w14:textId="77777777" w:rsidR="00570E2D" w:rsidRDefault="00F854A4">
            <w:pPr>
              <w:pStyle w:val="Figure"/>
              <w:jc w:val="center"/>
            </w:pPr>
            <w:bookmarkStart w:id="330" w:name="fig-extent-fig"/>
            <w:r>
              <w:rPr>
                <w:noProof/>
              </w:rPr>
              <w:lastRenderedPageBreak/>
              <w:drawing>
                <wp:inline distT="0" distB="0" distL="0" distR="0" wp14:anchorId="214D7D96" wp14:editId="34D79EE0">
                  <wp:extent cx="4620126" cy="3696101"/>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temp_logger_data_prep_files/figure-docx/fig-extent-fig-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D0ACCF7" w14:textId="77777777" w:rsidR="00570E2D" w:rsidRDefault="00F854A4">
            <w:pPr>
              <w:pStyle w:val="ImageCaption"/>
              <w:spacing w:before="200"/>
            </w:pPr>
            <w:r>
              <w:t>Figure A.7: Temporal extent of water temperature logger data</w:t>
            </w:r>
          </w:p>
        </w:tc>
        <w:bookmarkEnd w:id="330"/>
      </w:tr>
      <w:bookmarkEnd w:id="275"/>
      <w:bookmarkEnd w:id="277"/>
      <w:bookmarkEnd w:id="326"/>
    </w:tbl>
    <w:p w14:paraId="471F6D08" w14:textId="77777777" w:rsidR="00F854A4" w:rsidRDefault="00F854A4"/>
    <w:sectPr w:rsidR="00F854A4">
      <w:headerReference w:type="default" r:id="rId39"/>
      <w:footerReference w:type="default" r:id="rId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ue Mauger" w:date="2023-01-20T12:27:00Z" w:initials="SM">
    <w:p w14:paraId="3CA9E2ED" w14:textId="77777777" w:rsidR="002E4B2C" w:rsidRPr="00800746" w:rsidRDefault="002E4B2C" w:rsidP="002E4B2C">
      <w:pPr>
        <w:rPr>
          <w:rFonts w:ascii="Calibri" w:hAnsi="Calibri" w:cs="Calibri"/>
        </w:rPr>
      </w:pPr>
      <w:r>
        <w:rPr>
          <w:rStyle w:val="CommentReference"/>
        </w:rPr>
        <w:annotationRef/>
      </w:r>
      <w:r>
        <w:t xml:space="preserve">Can we add an acknowledgement section: </w:t>
      </w:r>
      <w:r w:rsidRPr="00800746">
        <w:rPr>
          <w:rFonts w:ascii="Calibri" w:hAnsi="Calibri" w:cs="Calibri"/>
        </w:rPr>
        <w:t>Funding for this project came from the Alaska Sustainable Salmon Fund (AKSSF Project #5300</w:t>
      </w:r>
      <w:r>
        <w:rPr>
          <w:rFonts w:ascii="Calibri" w:hAnsi="Calibri" w:cs="Calibri"/>
        </w:rPr>
        <w:t>3</w:t>
      </w:r>
      <w:r w:rsidRPr="00800746">
        <w:rPr>
          <w:rFonts w:ascii="Calibri" w:hAnsi="Calibri" w:cs="Calibri"/>
        </w:rPr>
        <w:t xml:space="preserve">), U.S. Fish and Wildlife Service, </w:t>
      </w:r>
      <w:r w:rsidRPr="002E4B2C">
        <w:rPr>
          <w:rFonts w:ascii="Calibri" w:hAnsi="Calibri" w:cs="Calibri"/>
        </w:rPr>
        <w:t>William C. Bannerman Foundation</w:t>
      </w:r>
      <w:r w:rsidRPr="00800746">
        <w:rPr>
          <w:rFonts w:ascii="Calibri" w:hAnsi="Calibri" w:cs="Calibri"/>
        </w:rPr>
        <w:t>, Alaska Conservation Foundation</w:t>
      </w:r>
      <w:r>
        <w:rPr>
          <w:rFonts w:ascii="Calibri" w:hAnsi="Calibri" w:cs="Calibri"/>
        </w:rPr>
        <w:t>. (others?)</w:t>
      </w:r>
    </w:p>
    <w:p w14:paraId="5C73740A" w14:textId="77777777" w:rsidR="002E4B2C" w:rsidRDefault="002E4B2C">
      <w:pPr>
        <w:pStyle w:val="CommentText"/>
      </w:pPr>
    </w:p>
  </w:comment>
  <w:comment w:id="113" w:author="Sue Mauger" w:date="2023-01-20T17:17:00Z" w:initials="SM">
    <w:p w14:paraId="25FD3144" w14:textId="77777777" w:rsidR="00461675" w:rsidRDefault="00461675">
      <w:pPr>
        <w:pStyle w:val="CommentText"/>
      </w:pPr>
      <w:r>
        <w:rPr>
          <w:rStyle w:val="CommentReference"/>
        </w:rPr>
        <w:annotationRef/>
      </w:r>
      <w:r>
        <w:t>Use full project title?</w:t>
      </w:r>
    </w:p>
  </w:comment>
  <w:comment w:id="176" w:author="Sue Mauger" w:date="2023-01-20T17:50:00Z" w:initials="SM">
    <w:p w14:paraId="0A8DE442" w14:textId="77777777" w:rsidR="00396905" w:rsidRDefault="00396905">
      <w:pPr>
        <w:pStyle w:val="CommentText"/>
      </w:pPr>
      <w:r>
        <w:rPr>
          <w:rStyle w:val="CommentReference"/>
        </w:rPr>
        <w:annotationRef/>
      </w:r>
      <w:r>
        <w:t>Why a draft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73740A" w15:done="0"/>
  <w15:commentEx w15:paraId="25FD3144" w15:done="0"/>
  <w15:commentEx w15:paraId="0A8DE44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50791" w14:textId="77777777" w:rsidR="00426230" w:rsidRDefault="00426230">
      <w:pPr>
        <w:spacing w:after="0"/>
      </w:pPr>
      <w:r>
        <w:separator/>
      </w:r>
    </w:p>
  </w:endnote>
  <w:endnote w:type="continuationSeparator" w:id="0">
    <w:p w14:paraId="273C655D" w14:textId="77777777" w:rsidR="00426230" w:rsidRDefault="00426230">
      <w:pPr>
        <w:spacing w:after="0"/>
      </w:pPr>
      <w:r>
        <w:continuationSeparator/>
      </w:r>
    </w:p>
  </w:endnote>
  <w:endnote w:type="continuationNotice" w:id="1">
    <w:p w14:paraId="2CB2494F" w14:textId="77777777" w:rsidR="00426230" w:rsidRDefault="004262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A110" w14:textId="77777777" w:rsidR="00DE0299" w:rsidRDefault="00DE0299">
    <w:pPr>
      <w:pStyle w:val="HeaderChar"/>
      <w:pPrChange w:id="332" w:author="Sue Mauger" w:date="2023-01-23T14:40: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4D157" w14:textId="77777777" w:rsidR="00426230" w:rsidRDefault="00426230">
      <w:r>
        <w:separator/>
      </w:r>
    </w:p>
  </w:footnote>
  <w:footnote w:type="continuationSeparator" w:id="0">
    <w:p w14:paraId="21A9C8E1" w14:textId="77777777" w:rsidR="00426230" w:rsidRDefault="00426230">
      <w:r>
        <w:continuationSeparator/>
      </w:r>
    </w:p>
  </w:footnote>
  <w:footnote w:type="continuationNotice" w:id="1">
    <w:p w14:paraId="5FC6BFC3" w14:textId="77777777" w:rsidR="00426230" w:rsidRDefault="00426230">
      <w:pPr>
        <w:spacing w:after="0"/>
      </w:pPr>
    </w:p>
  </w:footnote>
  <w:footnote w:id="2">
    <w:p w14:paraId="6E34E612" w14:textId="77777777" w:rsidR="00570E2D" w:rsidRDefault="00F854A4">
      <w:pPr>
        <w:pStyle w:val="FootnoteText"/>
      </w:pPr>
      <w:r>
        <w:rPr>
          <w:rStyle w:val="FootnoteReference"/>
        </w:rPr>
        <w:footnoteRef/>
      </w:r>
      <w:r>
        <w:t xml:space="preserve"> https://www.epa.gov/sourcewaterprotection/delineate-source-water-protection-area</w:t>
      </w:r>
    </w:p>
  </w:footnote>
  <w:footnote w:id="3">
    <w:p w14:paraId="7E6B2337" w14:textId="77777777" w:rsidR="00570E2D" w:rsidRDefault="00F854A4">
      <w:pPr>
        <w:pStyle w:val="FootnoteText"/>
      </w:pPr>
      <w:r>
        <w:rPr>
          <w:rStyle w:val="FootnoteReference"/>
        </w:rPr>
        <w:footnoteRef/>
      </w:r>
      <w:r>
        <w:t xml:space="preserve"> https://www.epa.gov/columbiariver/columbia-river-cold-water-refuges-plan</w:t>
      </w:r>
    </w:p>
  </w:footnote>
  <w:footnote w:id="4">
    <w:p w14:paraId="6F32FDB9" w14:textId="77777777" w:rsidR="00570E2D" w:rsidRDefault="00F854A4">
      <w:pPr>
        <w:pStyle w:val="FootnoteText"/>
      </w:pPr>
      <w:r>
        <w:rPr>
          <w:rStyle w:val="FootnoteReference"/>
        </w:rPr>
        <w:footnoteRef/>
      </w:r>
      <w:r>
        <w:t xml:space="preserve"> https://www.peninsulaclarion.com/sports/refuge-notebook-flying-a-remote-sensing-mission-on-the-refuge/</w:t>
      </w:r>
    </w:p>
  </w:footnote>
  <w:footnote w:id="5">
    <w:p w14:paraId="123C8F15" w14:textId="77777777" w:rsidR="00570E2D" w:rsidRDefault="00F854A4">
      <w:pPr>
        <w:pStyle w:val="FootnoteText"/>
      </w:pPr>
      <w:r>
        <w:rPr>
          <w:rStyle w:val="FootnoteReference"/>
        </w:rPr>
        <w:footnoteRef/>
      </w:r>
      <w:r>
        <w:t xml:space="preserve"> https://www.nv5.com/geospatial/</w:t>
      </w:r>
    </w:p>
  </w:footnote>
  <w:footnote w:id="6">
    <w:p w14:paraId="3849C942" w14:textId="77777777" w:rsidR="00570E2D" w:rsidRDefault="00F854A4">
      <w:pPr>
        <w:pStyle w:val="FootnoteText"/>
      </w:pPr>
      <w:r>
        <w:rPr>
          <w:rStyle w:val="FootnoteReference"/>
        </w:rPr>
        <w:footnoteRef/>
      </w:r>
      <w:r>
        <w:t xml:space="preserve"> https://accs.uaa.alaska.edu/aquatic-ecology/akoats/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83070" w14:textId="77777777" w:rsidR="00DE0299" w:rsidRDefault="00DE0299">
    <w:pPr>
      <w:pStyle w:val="CommentSubjectChar"/>
      <w:pPrChange w:id="331" w:author="Sue Mauger" w:date="2023-01-23T14:40: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CCB6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A4C1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2D44C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e Mauger">
    <w15:presenceInfo w15:providerId="AD" w15:userId="S-1-5-21-3709096781-806907820-3932585573-1154"/>
  </w15:person>
  <w15:person w15:author="KHLT Director">
    <w15:presenceInfo w15:providerId="AD" w15:userId="S::director@kachemaklandtrust.onmicrosoft.com::aa4fe18c-061e-4aae-9086-5ae079d382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D642R729G319L193"/>
    <w:docVar w:name="paperpile-doc-name" w:val="Combine Result 145"/>
  </w:docVars>
  <w:rsids>
    <w:rsidRoot w:val="00570E2D"/>
    <w:rsid w:val="000F7FBA"/>
    <w:rsid w:val="00127880"/>
    <w:rsid w:val="00191EC8"/>
    <w:rsid w:val="002E4B2C"/>
    <w:rsid w:val="00382BDA"/>
    <w:rsid w:val="00396905"/>
    <w:rsid w:val="003C71CE"/>
    <w:rsid w:val="00426230"/>
    <w:rsid w:val="00461675"/>
    <w:rsid w:val="00570E2D"/>
    <w:rsid w:val="005923B7"/>
    <w:rsid w:val="0066548A"/>
    <w:rsid w:val="00805136"/>
    <w:rsid w:val="00866989"/>
    <w:rsid w:val="009862D8"/>
    <w:rsid w:val="009F68F6"/>
    <w:rsid w:val="00A44B47"/>
    <w:rsid w:val="00B06922"/>
    <w:rsid w:val="00B0734C"/>
    <w:rsid w:val="00BC3DD2"/>
    <w:rsid w:val="00DD148B"/>
    <w:rsid w:val="00DE0299"/>
    <w:rsid w:val="00F854A4"/>
    <w:rsid w:val="00FB2F6A"/>
    <w:rsid w:val="00FC232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0686D"/>
  <w15:docId w15:val="{9F532D3F-E088-49C6-B89A-4AA2D173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191EC8"/>
    <w:pPr>
      <w:spacing w:after="100"/>
    </w:pPr>
  </w:style>
  <w:style w:type="paragraph" w:styleId="TOC2">
    <w:name w:val="toc 2"/>
    <w:basedOn w:val="Normal"/>
    <w:next w:val="Normal"/>
    <w:autoRedefine/>
    <w:uiPriority w:val="39"/>
    <w:unhideWhenUsed/>
    <w:rsid w:val="00191EC8"/>
    <w:pPr>
      <w:spacing w:after="100"/>
      <w:ind w:left="240"/>
    </w:pPr>
  </w:style>
  <w:style w:type="paragraph" w:styleId="Revision">
    <w:name w:val="Revision"/>
    <w:hidden/>
    <w:semiHidden/>
    <w:rsid w:val="009F68F6"/>
    <w:pPr>
      <w:spacing w:after="0"/>
    </w:pPr>
  </w:style>
  <w:style w:type="paragraph" w:styleId="BalloonText">
    <w:name w:val="Balloon Text"/>
    <w:basedOn w:val="Normal"/>
    <w:link w:val="BalloonTextChar"/>
    <w:semiHidden/>
    <w:unhideWhenUsed/>
    <w:rsid w:val="00DE029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E0299"/>
    <w:rPr>
      <w:rFonts w:ascii="Segoe UI" w:hAnsi="Segoe UI" w:cs="Segoe UI"/>
      <w:sz w:val="18"/>
      <w:szCs w:val="18"/>
    </w:rPr>
  </w:style>
  <w:style w:type="character" w:styleId="CommentReference">
    <w:name w:val="annotation reference"/>
    <w:basedOn w:val="DefaultParagraphFont"/>
    <w:semiHidden/>
    <w:unhideWhenUsed/>
    <w:rsid w:val="00DE0299"/>
    <w:rPr>
      <w:sz w:val="16"/>
      <w:szCs w:val="16"/>
    </w:rPr>
  </w:style>
  <w:style w:type="paragraph" w:styleId="CommentText">
    <w:name w:val="annotation text"/>
    <w:basedOn w:val="Normal"/>
    <w:link w:val="CommentTextChar"/>
    <w:semiHidden/>
    <w:unhideWhenUsed/>
    <w:rsid w:val="00DE0299"/>
    <w:rPr>
      <w:sz w:val="20"/>
      <w:szCs w:val="20"/>
    </w:rPr>
  </w:style>
  <w:style w:type="character" w:customStyle="1" w:styleId="CommentTextChar">
    <w:name w:val="Comment Text Char"/>
    <w:basedOn w:val="DefaultParagraphFont"/>
    <w:link w:val="CommentText"/>
    <w:semiHidden/>
    <w:rsid w:val="00DE0299"/>
    <w:rPr>
      <w:sz w:val="20"/>
      <w:szCs w:val="20"/>
    </w:rPr>
  </w:style>
  <w:style w:type="paragraph" w:styleId="CommentSubject">
    <w:name w:val="annotation subject"/>
    <w:basedOn w:val="CommentText"/>
    <w:next w:val="CommentText"/>
    <w:link w:val="CommentSubjectChar"/>
    <w:semiHidden/>
    <w:unhideWhenUsed/>
    <w:rsid w:val="00DE0299"/>
    <w:rPr>
      <w:b/>
      <w:bCs/>
    </w:rPr>
  </w:style>
  <w:style w:type="character" w:customStyle="1" w:styleId="CommentSubjectChar">
    <w:name w:val="Comment Subject Char"/>
    <w:basedOn w:val="CommentTextChar"/>
    <w:link w:val="CommentSubject"/>
    <w:semiHidden/>
    <w:rsid w:val="00DE0299"/>
    <w:rPr>
      <w:b/>
      <w:bCs/>
      <w:sz w:val="20"/>
      <w:szCs w:val="20"/>
    </w:rPr>
  </w:style>
  <w:style w:type="paragraph" w:styleId="Header">
    <w:name w:val="header"/>
    <w:basedOn w:val="Normal"/>
    <w:link w:val="HeaderChar"/>
    <w:unhideWhenUsed/>
    <w:rsid w:val="00DE0299"/>
    <w:pPr>
      <w:tabs>
        <w:tab w:val="center" w:pos="4680"/>
        <w:tab w:val="right" w:pos="9360"/>
      </w:tabs>
      <w:spacing w:after="0"/>
    </w:pPr>
  </w:style>
  <w:style w:type="character" w:customStyle="1" w:styleId="HeaderChar">
    <w:name w:val="Header Char"/>
    <w:basedOn w:val="DefaultParagraphFont"/>
    <w:link w:val="Header"/>
    <w:rsid w:val="00DE0299"/>
  </w:style>
  <w:style w:type="paragraph" w:styleId="Footer">
    <w:name w:val="footer"/>
    <w:basedOn w:val="Normal"/>
    <w:link w:val="FooterChar"/>
    <w:unhideWhenUsed/>
    <w:rsid w:val="00DE0299"/>
    <w:pPr>
      <w:tabs>
        <w:tab w:val="center" w:pos="4680"/>
        <w:tab w:val="right" w:pos="9360"/>
      </w:tabs>
      <w:spacing w:after="0"/>
    </w:pPr>
  </w:style>
  <w:style w:type="character" w:customStyle="1" w:styleId="FooterChar">
    <w:name w:val="Footer Char"/>
    <w:basedOn w:val="DefaultParagraphFont"/>
    <w:link w:val="Footer"/>
    <w:rsid w:val="00DE0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191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g.is/0vaueq" TargetMode="External"/><Relationship Id="rId18" Type="http://schemas.openxmlformats.org/officeDocument/2006/relationships/image" Target="media/image6.png"/><Relationship Id="rId26" Type="http://schemas.openxmlformats.org/officeDocument/2006/relationships/hyperlink" Target="https://arcg.is/1Oq9Kq"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www.beadedstream.com/contact/" TargetMode="External"/><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cs.google.com/document/d/1TZcTMBOL6WDCyvOODZlGeuCd-1sPWzYsurWtx7MJoUE/edit"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naiwatershed.quarto.pub/kenai_thermal_imagery/" TargetMode="External"/><Relationship Id="rId24" Type="http://schemas.openxmlformats.org/officeDocument/2006/relationships/hyperlink" Target="https://www.kenai.city/lands/page/land-management-plan" TargetMode="External"/><Relationship Id="rId32" Type="http://schemas.openxmlformats.org/officeDocument/2006/relationships/image" Target="media/image13.png"/><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ccs.uaa.alaska.edu/aquatic-ecology/akoats/" TargetMode="External"/><Relationship Id="rId28" Type="http://schemas.openxmlformats.org/officeDocument/2006/relationships/image" Target="media/image9.png"/><Relationship Id="rId36" Type="http://schemas.openxmlformats.org/officeDocument/2006/relationships/hyperlink" Target="https://docs.google.com/spreadsheets/d/1jfe6u_xr8-abv8HMxyOm88xEsR4ahYTLGPtztjxSivQ/edit?usp=sharing" TargetMode="External"/><Relationship Id="rId10" Type="http://schemas.openxmlformats.org/officeDocument/2006/relationships/image" Target="media/image2.jpg"/><Relationship Id="rId19" Type="http://schemas.openxmlformats.org/officeDocument/2006/relationships/hyperlink" Target="https://arcg.is/fzn14"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nv5.com/geospatial/" TargetMode="External"/><Relationship Id="rId22" Type="http://schemas.openxmlformats.org/officeDocument/2006/relationships/hyperlink" Target="https://github.com/Kenai-Watershed-Forum/kenai_thermal_imagery/tree/master/input"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github.com/Kenai-Watershed-Forum/kenai_thermal_imagery/tree/master/input/real_time_temp_sensor" TargetMode="External"/><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github.com/Kenai-Watershed-Forum/kenai_thermal_imagery_v2" TargetMode="External"/><Relationship Id="rId17" Type="http://schemas.openxmlformats.org/officeDocument/2006/relationships/image" Target="media/image5.png"/><Relationship Id="rId25" Type="http://schemas.openxmlformats.org/officeDocument/2006/relationships/hyperlink" Target="https://rpubs.com/kwf/867931" TargetMode="External"/><Relationship Id="rId33" Type="http://schemas.openxmlformats.org/officeDocument/2006/relationships/hyperlink" Target="https://inletkeeper.org/our-work/healthy-habitat/real-time-temperature-sites/crooked-creek/"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26</Pages>
  <Words>5636</Words>
  <Characters>32130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Kenai Thermal Imagery</vt:lpstr>
    </vt:vector>
  </TitlesOfParts>
  <Company/>
  <LinksUpToDate>false</LinksUpToDate>
  <CharactersWithSpaces>37691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cp:lastModifiedBy>Benjamin Meyer</cp:lastModifiedBy>
  <cp:revision>1</cp:revision>
  <dcterms:created xsi:type="dcterms:W3CDTF">2023-01-20T19:08:00Z</dcterms:created>
  <dcterms:modified xsi:type="dcterms:W3CDTF">2023-01-23T23:41:00Z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